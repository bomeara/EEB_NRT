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tmp" ContentType="image/png"/>
  <Default Extension="rels" ContentType="application/vnd.openxmlformats-package.relationships+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546216AB" w:rsidR="00411EA9" w:rsidRPr="00DD7520" w:rsidRDefault="00411EA9" w:rsidP="001E16BC">
      <w:pPr>
        <w:spacing w:after="120"/>
        <w:jc w:val="center"/>
        <w:outlineLvl w:val="0"/>
        <w:rPr>
          <w:rFonts w:ascii="Arial" w:eastAsia="Calibri" w:hAnsi="Arial" w:cs="Arial"/>
          <w:b/>
        </w:rPr>
      </w:pPr>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7E2FDFC0" w14:textId="77777777" w:rsidR="00411EA9" w:rsidRDefault="00411EA9" w:rsidP="0072026D">
      <w:pPr>
        <w:spacing w:after="120"/>
        <w:rPr>
          <w:rFonts w:ascii="Arial" w:eastAsia="Calibri" w:hAnsi="Arial" w:cs="Arial"/>
          <w:b/>
          <w:sz w:val="22"/>
          <w:szCs w:val="22"/>
        </w:rPr>
      </w:pPr>
    </w:p>
    <w:p w14:paraId="5CC3CA13" w14:textId="520C7E2E" w:rsidR="00345B38" w:rsidRPr="000D3CC4" w:rsidRDefault="00345B38" w:rsidP="000929A7">
      <w:pPr>
        <w:pStyle w:val="ListParagraph"/>
        <w:numPr>
          <w:ilvl w:val="0"/>
          <w:numId w:val="15"/>
        </w:numPr>
        <w:spacing w:after="12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8021BD" w14:paraId="02A44E88" w14:textId="77777777" w:rsidTr="0081298E">
        <w:tc>
          <w:tcPr>
            <w:tcW w:w="206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0CDA728D"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 xml:space="preserve">Charles </w:t>
            </w:r>
            <w:proofErr w:type="spellStart"/>
            <w:r w:rsidRPr="002107BD">
              <w:rPr>
                <w:rFonts w:ascii="Arial" w:hAnsi="Arial" w:cs="Arial"/>
                <w:bCs/>
                <w:color w:val="222222"/>
                <w:sz w:val="20"/>
                <w:szCs w:val="20"/>
              </w:rPr>
              <w:t>Kwit</w:t>
            </w:r>
            <w:proofErr w:type="spellEnd"/>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77777777"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 xml:space="preserve">Meg </w:t>
            </w:r>
            <w:proofErr w:type="spellStart"/>
            <w:r w:rsidRPr="002107BD">
              <w:rPr>
                <w:rFonts w:ascii="Arial" w:hAnsi="Arial" w:cs="Arial"/>
                <w:bCs/>
                <w:color w:val="222222"/>
                <w:sz w:val="20"/>
                <w:szCs w:val="20"/>
              </w:rPr>
              <w:t>Staton</w:t>
            </w:r>
            <w:proofErr w:type="spellEnd"/>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 xml:space="preserve">Insect </w:t>
            </w:r>
            <w:proofErr w:type="spellStart"/>
            <w:r w:rsidRPr="002107BD">
              <w:rPr>
                <w:rFonts w:ascii="Arial" w:hAnsi="Arial" w:cs="Arial"/>
                <w:bCs/>
                <w:color w:val="222222"/>
                <w:sz w:val="20"/>
                <w:szCs w:val="20"/>
              </w:rPr>
              <w:t>taxomomy</w:t>
            </w:r>
            <w:proofErr w:type="spellEnd"/>
            <w:r w:rsidRPr="002107BD">
              <w:rPr>
                <w:rFonts w:ascii="Arial" w:hAnsi="Arial" w:cs="Arial"/>
                <w:bCs/>
                <w:color w:val="222222"/>
                <w:sz w:val="20"/>
                <w:szCs w:val="20"/>
              </w:rPr>
              <w:t>,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77777777" w:rsidR="008021BD" w:rsidRPr="008021BD" w:rsidRDefault="008021BD" w:rsidP="008021BD">
      <w:pPr>
        <w:rPr>
          <w:rFonts w:ascii="Times New Roman" w:eastAsia="Times New Roman" w:hAnsi="Times New Roman" w:cs="Times New Roman"/>
        </w:rPr>
      </w:pPr>
    </w:p>
    <w:p w14:paraId="6B3373C3" w14:textId="44517F4E" w:rsidR="00022C36" w:rsidRPr="00650BEC" w:rsidRDefault="00345B38" w:rsidP="00203AC4">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72548154" w:rsidR="009F2937" w:rsidRDefault="008A3D44" w:rsidP="00394FB2">
      <w:pPr>
        <w:pStyle w:val="NormalWeb"/>
        <w:shd w:val="clear" w:color="auto" w:fill="FFFFFF"/>
        <w:spacing w:before="0" w:beforeAutospacing="0" w:after="0" w:afterAutospacing="0"/>
        <w:ind w:firstLine="720"/>
        <w:contextualSpacing/>
        <w:rPr>
          <w:ins w:id="0" w:author="Susan Kalisz" w:date="2017-01-30T23:34:00Z"/>
          <w:rFonts w:ascii="Arial" w:hAnsi="Arial" w:cs="Arial"/>
          <w:color w:val="000000"/>
          <w:sz w:val="22"/>
          <w:szCs w:val="22"/>
        </w:rPr>
      </w:pPr>
      <w:r>
        <w:rPr>
          <w:rFonts w:ascii="Arial" w:hAnsi="Arial" w:cs="Arial"/>
          <w:color w:val="000000"/>
          <w:sz w:val="22"/>
          <w:szCs w:val="22"/>
        </w:rPr>
        <w:t>Understanding biodiversity is key for</w:t>
      </w:r>
      <w:ins w:id="1" w:author="Susan Kalisz" w:date="2017-02-02T14:58:00Z">
        <w:r w:rsidR="00171803">
          <w:rPr>
            <w:rFonts w:ascii="Arial" w:hAnsi="Arial" w:cs="Arial"/>
            <w:color w:val="000000"/>
            <w:sz w:val="22"/>
            <w:szCs w:val="22"/>
          </w:rPr>
          <w:t xml:space="preserve"> </w:t>
        </w:r>
      </w:ins>
      <w:ins w:id="2" w:author="Susan Kalisz" w:date="2017-02-02T15:02:00Z">
        <w:r w:rsidR="000005E6">
          <w:rPr>
            <w:rFonts w:ascii="Arial" w:hAnsi="Arial" w:cs="Arial"/>
            <w:color w:val="000000"/>
            <w:sz w:val="22"/>
            <w:szCs w:val="22"/>
          </w:rPr>
          <w:t xml:space="preserve">building </w:t>
        </w:r>
      </w:ins>
      <w:ins w:id="3" w:author="Susan Kalisz" w:date="2017-02-02T15:00:00Z">
        <w:r w:rsidR="00FA1A53">
          <w:rPr>
            <w:rFonts w:ascii="Arial" w:hAnsi="Arial" w:cs="Arial"/>
            <w:color w:val="000000"/>
            <w:sz w:val="22"/>
            <w:szCs w:val="22"/>
          </w:rPr>
          <w:t>work force</w:t>
        </w:r>
      </w:ins>
      <w:ins w:id="4" w:author="Susan Kalisz" w:date="2017-02-02T14:58:00Z">
        <w:r w:rsidR="00171803">
          <w:rPr>
            <w:rFonts w:ascii="Arial" w:hAnsi="Arial" w:cs="Arial"/>
            <w:color w:val="000000"/>
            <w:sz w:val="22"/>
            <w:szCs w:val="22"/>
          </w:rPr>
          <w:t xml:space="preserve"> capacity</w:t>
        </w:r>
      </w:ins>
      <w:ins w:id="5" w:author="Susan Kalisz" w:date="2017-02-02T15:00:00Z">
        <w:r w:rsidR="00FA1A53">
          <w:rPr>
            <w:rFonts w:ascii="Arial" w:hAnsi="Arial" w:cs="Arial"/>
            <w:color w:val="000000"/>
            <w:sz w:val="22"/>
            <w:szCs w:val="22"/>
          </w:rPr>
          <w:t xml:space="preserve"> </w:t>
        </w:r>
      </w:ins>
      <w:ins w:id="6" w:author="Susan Kalisz" w:date="2017-02-02T15:01:00Z">
        <w:r w:rsidR="00FA1A53">
          <w:rPr>
            <w:rFonts w:ascii="Arial" w:hAnsi="Arial" w:cs="Arial"/>
            <w:color w:val="000000"/>
            <w:sz w:val="22"/>
            <w:szCs w:val="22"/>
          </w:rPr>
          <w:t xml:space="preserve">and knowledge </w:t>
        </w:r>
      </w:ins>
      <w:ins w:id="7" w:author="Susan Kalisz" w:date="2017-02-02T14:58:00Z">
        <w:r w:rsidR="00171803">
          <w:rPr>
            <w:rFonts w:ascii="Arial" w:hAnsi="Arial" w:cs="Arial"/>
            <w:color w:val="000000"/>
            <w:sz w:val="22"/>
            <w:szCs w:val="22"/>
          </w:rPr>
          <w:t>in</w:t>
        </w:r>
      </w:ins>
      <w:r>
        <w:rPr>
          <w:rFonts w:ascii="Arial" w:hAnsi="Arial" w:cs="Arial"/>
          <w:color w:val="000000"/>
          <w:sz w:val="22"/>
          <w:szCs w:val="22"/>
        </w:rPr>
        <w:t xml:space="preserve"> </w:t>
      </w:r>
      <w:ins w:id="8" w:author="Susan Kalisz" w:date="2017-02-02T20:10:00Z">
        <w:r w:rsidR="00316DC8">
          <w:rPr>
            <w:rFonts w:ascii="Arial" w:hAnsi="Arial" w:cs="Arial"/>
            <w:color w:val="000000"/>
            <w:sz w:val="22"/>
            <w:szCs w:val="22"/>
          </w:rPr>
          <w:t xml:space="preserve">key </w:t>
        </w:r>
      </w:ins>
      <w:ins w:id="9" w:author="Susan Kalisz" w:date="2017-02-02T15:01:00Z">
        <w:r w:rsidR="00FA1A53">
          <w:rPr>
            <w:rFonts w:ascii="Arial" w:hAnsi="Arial" w:cs="Arial"/>
            <w:color w:val="000000"/>
            <w:sz w:val="22"/>
            <w:szCs w:val="22"/>
          </w:rPr>
          <w:t xml:space="preserve">areas </w:t>
        </w:r>
      </w:ins>
      <w:ins w:id="10" w:author="Susan Kalisz" w:date="2017-02-02T20:10:00Z">
        <w:r w:rsidR="00316DC8">
          <w:rPr>
            <w:rFonts w:ascii="Arial" w:hAnsi="Arial" w:cs="Arial"/>
            <w:color w:val="000000"/>
            <w:sz w:val="22"/>
            <w:szCs w:val="22"/>
          </w:rPr>
          <w:t>of national need including</w:t>
        </w:r>
      </w:ins>
      <w:ins w:id="11" w:author="Susan Kalisz" w:date="2017-02-02T20:11:00Z">
        <w:r w:rsidR="003A221D">
          <w:rPr>
            <w:rFonts w:ascii="Arial" w:hAnsi="Arial" w:cs="Arial"/>
            <w:color w:val="000000"/>
            <w:sz w:val="22"/>
            <w:szCs w:val="22"/>
          </w:rPr>
          <w:t xml:space="preserve"> the science of</w:t>
        </w:r>
      </w:ins>
      <w:ins w:id="12" w:author="Susan Kalisz" w:date="2017-02-02T15:01:00Z">
        <w:r w:rsidR="00FA1A53">
          <w:rPr>
            <w:rFonts w:ascii="Arial" w:hAnsi="Arial" w:cs="Arial"/>
            <w:color w:val="000000"/>
            <w:sz w:val="22"/>
            <w:szCs w:val="22"/>
          </w:rPr>
          <w:t xml:space="preserve"> </w:t>
        </w:r>
      </w:ins>
      <w:ins w:id="13" w:author="Susan Kalisz" w:date="2017-02-02T14:58:00Z">
        <w:r w:rsidR="00442692">
          <w:rPr>
            <w:rFonts w:ascii="Arial" w:hAnsi="Arial" w:cs="Arial"/>
            <w:color w:val="000000"/>
            <w:sz w:val="22"/>
            <w:szCs w:val="22"/>
          </w:rPr>
          <w:t xml:space="preserve">sustainability, </w:t>
        </w:r>
      </w:ins>
      <w:r>
        <w:rPr>
          <w:rFonts w:ascii="Arial" w:hAnsi="Arial" w:cs="Arial"/>
          <w:color w:val="000000"/>
          <w:sz w:val="22"/>
          <w:szCs w:val="22"/>
        </w:rPr>
        <w:t xml:space="preserve">conservation, </w:t>
      </w:r>
      <w:ins w:id="14" w:author="Susan Kalisz" w:date="2017-02-02T14:58:00Z">
        <w:r w:rsidR="00171803">
          <w:rPr>
            <w:rFonts w:ascii="Arial" w:hAnsi="Arial" w:cs="Arial"/>
            <w:color w:val="000000"/>
            <w:sz w:val="22"/>
            <w:szCs w:val="22"/>
          </w:rPr>
          <w:t xml:space="preserve">ecosystem services, </w:t>
        </w:r>
      </w:ins>
      <w:r>
        <w:rPr>
          <w:rFonts w:ascii="Arial" w:hAnsi="Arial" w:cs="Arial"/>
          <w:color w:val="000000"/>
          <w:sz w:val="22"/>
          <w:szCs w:val="22"/>
        </w:rPr>
        <w:t xml:space="preserve">agriculture, </w:t>
      </w:r>
      <w:ins w:id="15" w:author="Susan Kalisz" w:date="2017-02-02T15:02:00Z">
        <w:r w:rsidR="000005E6">
          <w:rPr>
            <w:rFonts w:ascii="Arial" w:hAnsi="Arial" w:cs="Arial"/>
            <w:color w:val="000000"/>
            <w:sz w:val="22"/>
            <w:szCs w:val="22"/>
          </w:rPr>
          <w:t xml:space="preserve">wildlife management, forestry </w:t>
        </w:r>
      </w:ins>
      <w:r>
        <w:rPr>
          <w:rFonts w:ascii="Arial" w:hAnsi="Arial" w:cs="Arial"/>
          <w:color w:val="000000"/>
          <w:sz w:val="22"/>
          <w:szCs w:val="22"/>
        </w:rPr>
        <w:t>and public</w:t>
      </w:r>
      <w:ins w:id="16" w:author="Susan Kalisz" w:date="2017-02-02T15:03:00Z">
        <w:r w:rsidR="000005E6">
          <w:rPr>
            <w:rFonts w:ascii="Arial" w:hAnsi="Arial" w:cs="Arial"/>
            <w:color w:val="000000"/>
            <w:sz w:val="22"/>
            <w:szCs w:val="22"/>
          </w:rPr>
          <w:t xml:space="preserve"> health</w:t>
        </w:r>
      </w:ins>
      <w:r>
        <w:rPr>
          <w:rFonts w:ascii="Arial" w:hAnsi="Arial" w:cs="Arial"/>
          <w:color w:val="000000"/>
          <w:sz w:val="22"/>
          <w:szCs w:val="22"/>
        </w:rPr>
        <w:t xml:space="preserve">. </w:t>
      </w:r>
      <w:ins w:id="17" w:author="Susan Kalisz" w:date="2017-02-02T20:09:00Z">
        <w:r w:rsidR="00316DC8">
          <w:rPr>
            <w:rFonts w:ascii="Arial" w:hAnsi="Arial" w:cs="Arial"/>
            <w:color w:val="000000"/>
            <w:sz w:val="22"/>
            <w:szCs w:val="22"/>
          </w:rPr>
          <w:t>American graduate education programs in STEM do an excellent job training students for academic careers related to biodiversity science, but only 20% actually are hired in academia within 5 years of graduation  (Hansen et al. 2014).</w:t>
        </w:r>
      </w:ins>
      <w:ins w:id="18" w:author="Susan Kalisz" w:date="2017-02-02T21:57:00Z">
        <w:r w:rsidR="00E130C8">
          <w:rPr>
            <w:rFonts w:ascii="Arial" w:hAnsi="Arial" w:cs="Arial"/>
            <w:color w:val="000000"/>
            <w:sz w:val="22"/>
            <w:szCs w:val="22"/>
          </w:rPr>
          <w:t xml:space="preserve"> Thus, a</w:t>
        </w:r>
      </w:ins>
      <w:ins w:id="19" w:author="Susan Kalisz" w:date="2017-02-02T20:11:00Z">
        <w:r w:rsidR="003A221D">
          <w:rPr>
            <w:rFonts w:ascii="Arial" w:hAnsi="Arial" w:cs="Arial"/>
            <w:color w:val="000000"/>
            <w:sz w:val="22"/>
            <w:szCs w:val="22"/>
          </w:rPr>
          <w:t xml:space="preserve"> critical need exists </w:t>
        </w:r>
      </w:ins>
      <w:ins w:id="20" w:author="Susan Kalisz" w:date="2017-02-02T20:12:00Z">
        <w:r w:rsidR="003A221D">
          <w:rPr>
            <w:rFonts w:ascii="Arial" w:hAnsi="Arial" w:cs="Arial"/>
            <w:color w:val="000000"/>
            <w:sz w:val="22"/>
            <w:szCs w:val="22"/>
          </w:rPr>
          <w:t>to</w:t>
        </w:r>
      </w:ins>
      <w:ins w:id="21" w:author="Susan Kalisz" w:date="2017-02-02T15:04:00Z">
        <w:r w:rsidR="00B5482F">
          <w:rPr>
            <w:rFonts w:ascii="Arial" w:hAnsi="Arial" w:cs="Arial"/>
            <w:color w:val="000000"/>
            <w:sz w:val="22"/>
            <w:szCs w:val="22"/>
          </w:rPr>
          <w:t xml:space="preserve"> </w:t>
        </w:r>
      </w:ins>
      <w:r>
        <w:rPr>
          <w:rFonts w:ascii="Arial" w:hAnsi="Arial" w:cs="Arial"/>
          <w:color w:val="000000"/>
          <w:sz w:val="22"/>
          <w:szCs w:val="22"/>
        </w:rPr>
        <w:t xml:space="preserve">train students </w:t>
      </w:r>
      <w:ins w:id="22" w:author="Susan Kalisz" w:date="2017-02-02T15:03:00Z">
        <w:r w:rsidR="000005E6">
          <w:rPr>
            <w:rFonts w:ascii="Arial" w:hAnsi="Arial" w:cs="Arial"/>
            <w:color w:val="000000"/>
            <w:sz w:val="22"/>
            <w:szCs w:val="22"/>
          </w:rPr>
          <w:t xml:space="preserve">for </w:t>
        </w:r>
      </w:ins>
      <w:r>
        <w:rPr>
          <w:rFonts w:ascii="Arial" w:hAnsi="Arial" w:cs="Arial"/>
          <w:color w:val="000000"/>
          <w:sz w:val="22"/>
          <w:szCs w:val="22"/>
        </w:rPr>
        <w:t>careers in non-governmental organizations (NGOs), government agencies, and business</w:t>
      </w:r>
      <w:ins w:id="23" w:author="Susan Kalisz" w:date="2017-02-02T15:05:00Z">
        <w:r w:rsidR="00B5482F">
          <w:rPr>
            <w:rFonts w:ascii="Arial" w:hAnsi="Arial" w:cs="Arial"/>
            <w:color w:val="000000"/>
            <w:sz w:val="22"/>
            <w:szCs w:val="22"/>
          </w:rPr>
          <w:t xml:space="preserve"> </w:t>
        </w:r>
      </w:ins>
      <w:ins w:id="24" w:author="Susan Kalisz" w:date="2017-02-02T15:12:00Z">
        <w:r w:rsidR="009A3BAF">
          <w:rPr>
            <w:rFonts w:ascii="Arial" w:hAnsi="Arial" w:cs="Arial"/>
            <w:color w:val="000000"/>
            <w:sz w:val="22"/>
            <w:szCs w:val="22"/>
          </w:rPr>
          <w:t xml:space="preserve">related to biodiversity </w:t>
        </w:r>
      </w:ins>
      <w:ins w:id="25" w:author="Susan Kalisz" w:date="2017-02-02T15:05:00Z">
        <w:r w:rsidR="00B5482F">
          <w:rPr>
            <w:rFonts w:ascii="Arial" w:hAnsi="Arial" w:cs="Arial"/>
            <w:color w:val="000000"/>
            <w:sz w:val="22"/>
            <w:szCs w:val="22"/>
          </w:rPr>
          <w:t>falls far short</w:t>
        </w:r>
      </w:ins>
      <w:r>
        <w:rPr>
          <w:rFonts w:ascii="Arial" w:hAnsi="Arial" w:cs="Arial"/>
          <w:color w:val="000000"/>
          <w:sz w:val="22"/>
          <w:szCs w:val="22"/>
        </w:rPr>
        <w:t xml:space="preserve">, </w:t>
      </w:r>
      <w:ins w:id="26" w:author="Susan Kalisz" w:date="2017-02-02T15:05:00Z">
        <w:r w:rsidR="00B5482F">
          <w:rPr>
            <w:rFonts w:ascii="Arial" w:hAnsi="Arial" w:cs="Arial"/>
            <w:color w:val="000000"/>
            <w:sz w:val="22"/>
            <w:szCs w:val="22"/>
          </w:rPr>
          <w:t xml:space="preserve">and are </w:t>
        </w:r>
      </w:ins>
      <w:r>
        <w:rPr>
          <w:rFonts w:ascii="Arial" w:hAnsi="Arial" w:cs="Arial"/>
          <w:color w:val="000000"/>
          <w:sz w:val="22"/>
          <w:szCs w:val="22"/>
        </w:rPr>
        <w:t>often explicitly seen as an “alternate” path</w:t>
      </w:r>
      <w:ins w:id="27" w:author="Susan Kalisz" w:date="2017-02-02T15:05:00Z">
        <w:r w:rsidR="00B5482F">
          <w:rPr>
            <w:rFonts w:ascii="Arial" w:hAnsi="Arial" w:cs="Arial"/>
            <w:color w:val="000000"/>
            <w:sz w:val="22"/>
            <w:szCs w:val="22"/>
          </w:rPr>
          <w:t>s</w:t>
        </w:r>
      </w:ins>
      <w:r>
        <w:rPr>
          <w:rFonts w:ascii="Arial" w:hAnsi="Arial" w:cs="Arial"/>
          <w:color w:val="000000"/>
          <w:sz w:val="22"/>
          <w:szCs w:val="22"/>
        </w:rPr>
        <w:t xml:space="preserve">. </w:t>
      </w:r>
      <w:r w:rsidR="00293928">
        <w:rPr>
          <w:rFonts w:ascii="Arial" w:hAnsi="Arial" w:cs="Arial"/>
          <w:color w:val="000000"/>
          <w:sz w:val="22"/>
          <w:szCs w:val="22"/>
        </w:rPr>
        <w:t>The US</w:t>
      </w:r>
      <w:r>
        <w:rPr>
          <w:rFonts w:ascii="Arial" w:hAnsi="Arial" w:cs="Arial"/>
          <w:color w:val="000000"/>
          <w:sz w:val="22"/>
          <w:szCs w:val="22"/>
        </w:rPr>
        <w:t xml:space="preserve"> need</w:t>
      </w:r>
      <w:ins w:id="28" w:author="Susan Kalisz" w:date="2017-02-02T13:54:00Z">
        <w:r w:rsidR="00A435EB">
          <w:rPr>
            <w:rFonts w:ascii="Arial" w:hAnsi="Arial" w:cs="Arial"/>
            <w:color w:val="000000"/>
            <w:sz w:val="22"/>
            <w:szCs w:val="22"/>
          </w:rPr>
          <w:t>s</w:t>
        </w:r>
      </w:ins>
      <w:r>
        <w:rPr>
          <w:rFonts w:ascii="Arial" w:hAnsi="Arial" w:cs="Arial"/>
          <w:color w:val="000000"/>
          <w:sz w:val="22"/>
          <w:szCs w:val="22"/>
        </w:rPr>
        <w:t xml:space="preserve"> a stream of well-trained students </w:t>
      </w:r>
      <w:ins w:id="29" w:author="Susan Kalisz" w:date="2017-01-29T22:11:00Z">
        <w:r w:rsidR="00657BBE">
          <w:rPr>
            <w:rFonts w:ascii="Arial" w:hAnsi="Arial" w:cs="Arial"/>
            <w:color w:val="000000"/>
            <w:sz w:val="22"/>
            <w:szCs w:val="22"/>
          </w:rPr>
          <w:t xml:space="preserve">prepared </w:t>
        </w:r>
      </w:ins>
      <w:ins w:id="30" w:author="Susan Kalisz" w:date="2017-01-29T22:13:00Z">
        <w:r w:rsidR="00657BBE">
          <w:rPr>
            <w:rFonts w:ascii="Arial" w:hAnsi="Arial" w:cs="Arial"/>
            <w:color w:val="000000"/>
            <w:sz w:val="22"/>
            <w:szCs w:val="22"/>
          </w:rPr>
          <w:t>for</w:t>
        </w:r>
      </w:ins>
      <w:r>
        <w:rPr>
          <w:rFonts w:ascii="Arial" w:hAnsi="Arial" w:cs="Arial"/>
          <w:color w:val="000000"/>
          <w:sz w:val="22"/>
          <w:szCs w:val="22"/>
        </w:rPr>
        <w:t xml:space="preserve"> jobs outside academia, where they can have immediate real world impact in a different way than is possible in many academic positions</w:t>
      </w:r>
      <w:ins w:id="31" w:author="Susan Kalisz" w:date="2017-01-29T21:56:00Z">
        <w:r w:rsidR="0035675C">
          <w:rPr>
            <w:rFonts w:ascii="Arial" w:hAnsi="Arial" w:cs="Arial"/>
            <w:color w:val="000000"/>
            <w:sz w:val="22"/>
            <w:szCs w:val="22"/>
          </w:rPr>
          <w:t>.</w:t>
        </w:r>
      </w:ins>
      <w:r>
        <w:rPr>
          <w:rFonts w:ascii="Arial" w:hAnsi="Arial" w:cs="Arial"/>
          <w:color w:val="000000"/>
          <w:sz w:val="22"/>
          <w:szCs w:val="22"/>
        </w:rPr>
        <w:t xml:space="preserve"> This </w:t>
      </w:r>
      <w:ins w:id="32" w:author="Susan Kalisz" w:date="2017-01-30T23:34:00Z">
        <w:r w:rsidR="00882A0E">
          <w:rPr>
            <w:rFonts w:ascii="Arial" w:hAnsi="Arial" w:cs="Arial"/>
            <w:color w:val="000000"/>
            <w:sz w:val="22"/>
            <w:szCs w:val="22"/>
          </w:rPr>
          <w:t xml:space="preserve">program </w:t>
        </w:r>
      </w:ins>
      <w:r>
        <w:rPr>
          <w:rFonts w:ascii="Arial" w:hAnsi="Arial" w:cs="Arial"/>
          <w:color w:val="000000"/>
          <w:sz w:val="22"/>
          <w:szCs w:val="22"/>
        </w:rPr>
        <w:t xml:space="preserve">seeks to train biodiversity scientists for careers outside academia. </w:t>
      </w:r>
    </w:p>
    <w:p w14:paraId="3C8D3EA3" w14:textId="77777777" w:rsidR="00882A0E" w:rsidRDefault="00882A0E" w:rsidP="00394FB2">
      <w:pPr>
        <w:pStyle w:val="NormalWeb"/>
        <w:shd w:val="clear" w:color="auto" w:fill="FFFFFF"/>
        <w:spacing w:before="0" w:beforeAutospacing="0" w:after="0" w:afterAutospacing="0"/>
        <w:ind w:firstLine="720"/>
        <w:contextualSpacing/>
        <w:rPr>
          <w:ins w:id="33" w:author="Susan Kalisz" w:date="2017-01-30T23:33:00Z"/>
          <w:rFonts w:ascii="Arial" w:hAnsi="Arial" w:cs="Arial"/>
          <w:color w:val="000000"/>
          <w:sz w:val="22"/>
          <w:szCs w:val="22"/>
        </w:rPr>
      </w:pPr>
    </w:p>
    <w:p w14:paraId="590FE135" w14:textId="05869580" w:rsidR="00882A0E" w:rsidRPr="007C7E77" w:rsidRDefault="00882A0E" w:rsidP="00F367D9">
      <w:pPr>
        <w:pStyle w:val="Caption"/>
        <w:ind w:firstLine="720"/>
        <w:contextualSpacing/>
        <w:rPr>
          <w:rFonts w:ascii="Arial" w:hAnsi="Arial" w:cs="Arial"/>
          <w:color w:val="000000"/>
          <w:sz w:val="22"/>
          <w:szCs w:val="22"/>
        </w:rPr>
      </w:pPr>
      <w:ins w:id="34" w:author="Susan Kalisz" w:date="2017-01-30T23:33:00Z">
        <w:r>
          <w:rPr>
            <w:rFonts w:ascii="Arial" w:hAnsi="Arial" w:cs="Arial"/>
            <w:b w:val="0"/>
            <w:color w:val="000000"/>
            <w:sz w:val="22"/>
            <w:szCs w:val="22"/>
          </w:rPr>
          <w:t xml:space="preserve">Motivated by the increasing interests of </w:t>
        </w:r>
      </w:ins>
      <w:ins w:id="35" w:author="Susan Kalisz" w:date="2017-01-30T23:40:00Z">
        <w:r w:rsidR="00294C85">
          <w:rPr>
            <w:rFonts w:ascii="Arial" w:hAnsi="Arial" w:cs="Arial"/>
            <w:b w:val="0"/>
            <w:color w:val="000000"/>
            <w:sz w:val="22"/>
            <w:szCs w:val="22"/>
          </w:rPr>
          <w:t xml:space="preserve">our </w:t>
        </w:r>
      </w:ins>
      <w:ins w:id="36" w:author="Susan Kalisz" w:date="2017-01-30T23:33:00Z">
        <w:r>
          <w:rPr>
            <w:rFonts w:ascii="Arial" w:hAnsi="Arial" w:cs="Arial"/>
            <w:b w:val="0"/>
            <w:color w:val="000000"/>
            <w:sz w:val="22"/>
            <w:szCs w:val="22"/>
          </w:rPr>
          <w:t xml:space="preserve">students in non-academic careers, </w:t>
        </w:r>
      </w:ins>
      <w:ins w:id="37" w:author="Susan Kalisz" w:date="2017-01-30T23:36:00Z">
        <w:r w:rsidR="001E4C64">
          <w:rPr>
            <w:rFonts w:ascii="Arial" w:hAnsi="Arial" w:cs="Arial"/>
            <w:b w:val="0"/>
            <w:color w:val="000000"/>
            <w:sz w:val="22"/>
            <w:szCs w:val="22"/>
          </w:rPr>
          <w:t xml:space="preserve">the </w:t>
        </w:r>
      </w:ins>
      <w:ins w:id="38" w:author="Susan Kalisz" w:date="2017-01-30T23:42:00Z">
        <w:r w:rsidR="00294C85">
          <w:rPr>
            <w:rFonts w:ascii="Arial" w:hAnsi="Arial" w:cs="Arial"/>
            <w:b w:val="0"/>
            <w:color w:val="000000"/>
            <w:sz w:val="22"/>
            <w:szCs w:val="22"/>
          </w:rPr>
          <w:t>current state of</w:t>
        </w:r>
      </w:ins>
      <w:ins w:id="39" w:author="Susan Kalisz" w:date="2017-01-30T23:36:00Z">
        <w:r w:rsidR="001E4C64">
          <w:rPr>
            <w:rFonts w:ascii="Arial" w:hAnsi="Arial" w:cs="Arial"/>
            <w:b w:val="0"/>
            <w:color w:val="000000"/>
            <w:sz w:val="22"/>
            <w:szCs w:val="22"/>
          </w:rPr>
          <w:t xml:space="preserve"> relevance and marginalization of natural history knowledge (</w:t>
        </w:r>
      </w:ins>
      <w:ins w:id="40" w:author="Susan Kalisz" w:date="2017-01-31T20:57:00Z">
        <w:r w:rsidR="007C7E77">
          <w:rPr>
            <w:rFonts w:ascii="Arial" w:hAnsi="Arial" w:cs="Arial"/>
            <w:b w:val="0"/>
            <w:color w:val="000000"/>
            <w:sz w:val="22"/>
            <w:szCs w:val="22"/>
          </w:rPr>
          <w:t xml:space="preserve">Hansen et al, 2014; </w:t>
        </w:r>
      </w:ins>
      <w:ins w:id="41" w:author="Susan Kalisz" w:date="2017-01-30T23:36:00Z">
        <w:r w:rsidR="001E4C64">
          <w:rPr>
            <w:rFonts w:ascii="Arial" w:hAnsi="Arial" w:cs="Arial"/>
            <w:b w:val="0"/>
            <w:color w:val="000000"/>
            <w:sz w:val="22"/>
            <w:szCs w:val="22"/>
          </w:rPr>
          <w:t xml:space="preserve">Barrows et al. 2016) </w:t>
        </w:r>
      </w:ins>
      <w:ins w:id="42" w:author="Susan Kalisz" w:date="2017-01-30T23:33:00Z">
        <w:r>
          <w:rPr>
            <w:rFonts w:ascii="Arial" w:hAnsi="Arial" w:cs="Arial"/>
            <w:b w:val="0"/>
            <w:color w:val="000000"/>
            <w:sz w:val="22"/>
            <w:szCs w:val="22"/>
          </w:rPr>
          <w:t xml:space="preserve">and the </w:t>
        </w:r>
      </w:ins>
      <w:ins w:id="43" w:author="Susan Kalisz" w:date="2017-01-30T23:39:00Z">
        <w:r w:rsidR="00294C85">
          <w:rPr>
            <w:rFonts w:ascii="Arial" w:hAnsi="Arial" w:cs="Arial"/>
            <w:b w:val="0"/>
            <w:color w:val="000000"/>
            <w:sz w:val="22"/>
            <w:szCs w:val="22"/>
          </w:rPr>
          <w:t xml:space="preserve">importance of linking natural history </w:t>
        </w:r>
      </w:ins>
      <w:ins w:id="44" w:author="Susan Kalisz" w:date="2017-01-30T23:42:00Z">
        <w:r w:rsidR="00294C85">
          <w:rPr>
            <w:rFonts w:ascii="Arial" w:hAnsi="Arial" w:cs="Arial"/>
            <w:b w:val="0"/>
            <w:color w:val="000000"/>
            <w:sz w:val="22"/>
            <w:szCs w:val="22"/>
          </w:rPr>
          <w:t xml:space="preserve">knowledge </w:t>
        </w:r>
      </w:ins>
      <w:ins w:id="45" w:author="Susan Kalisz" w:date="2017-01-30T23:39:00Z">
        <w:r w:rsidR="00294C85">
          <w:rPr>
            <w:rFonts w:ascii="Arial" w:hAnsi="Arial" w:cs="Arial"/>
            <w:b w:val="0"/>
            <w:color w:val="000000"/>
            <w:sz w:val="22"/>
            <w:szCs w:val="22"/>
          </w:rPr>
          <w:t>with new technologies</w:t>
        </w:r>
      </w:ins>
      <w:ins w:id="46" w:author="Susan Kalisz" w:date="2017-01-30T23:40:00Z">
        <w:r w:rsidR="00294C85">
          <w:rPr>
            <w:rFonts w:ascii="Arial" w:hAnsi="Arial" w:cs="Arial"/>
            <w:b w:val="0"/>
            <w:color w:val="000000"/>
            <w:sz w:val="22"/>
            <w:szCs w:val="22"/>
          </w:rPr>
          <w:t xml:space="preserve"> to the benefit of science and society</w:t>
        </w:r>
      </w:ins>
      <w:ins w:id="47" w:author="Susan Kalisz" w:date="2017-01-30T23:39:00Z">
        <w:r w:rsidR="00294C85">
          <w:rPr>
            <w:rFonts w:ascii="Arial" w:hAnsi="Arial" w:cs="Arial"/>
            <w:b w:val="0"/>
            <w:color w:val="000000"/>
            <w:sz w:val="22"/>
            <w:szCs w:val="22"/>
          </w:rPr>
          <w:t xml:space="preserve"> </w:t>
        </w:r>
      </w:ins>
      <w:ins w:id="48" w:author="Susan Kalisz" w:date="2017-01-30T23:33:00Z">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 </w:instrTex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EN.CITE.DATA </w:instrText>
        </w:r>
        <w:r>
          <w:rPr>
            <w:rFonts w:ascii="Arial" w:hAnsi="Arial" w:cs="Arial"/>
            <w:b w:val="0"/>
            <w:color w:val="000000"/>
            <w:sz w:val="22"/>
            <w:szCs w:val="22"/>
          </w:rPr>
        </w:r>
        <w:r>
          <w:rPr>
            <w:rFonts w:ascii="Arial" w:hAnsi="Arial" w:cs="Arial"/>
            <w:b w:val="0"/>
            <w:color w:val="000000"/>
            <w:sz w:val="22"/>
            <w:szCs w:val="22"/>
          </w:rPr>
          <w:fldChar w:fldCharType="end"/>
        </w:r>
        <w:r>
          <w:rPr>
            <w:rFonts w:ascii="Arial" w:hAnsi="Arial" w:cs="Arial"/>
            <w:b w:val="0"/>
            <w:color w:val="000000"/>
            <w:sz w:val="22"/>
            <w:szCs w:val="22"/>
          </w:rPr>
        </w:r>
        <w:r>
          <w:rPr>
            <w:rFonts w:ascii="Arial" w:hAnsi="Arial" w:cs="Arial"/>
            <w:b w:val="0"/>
            <w:color w:val="000000"/>
            <w:sz w:val="22"/>
            <w:szCs w:val="22"/>
          </w:rPr>
          <w:fldChar w:fldCharType="separate"/>
        </w:r>
        <w:r>
          <w:rPr>
            <w:rFonts w:ascii="Arial" w:hAnsi="Arial" w:cs="Arial"/>
            <w:b w:val="0"/>
            <w:noProof/>
            <w:color w:val="000000"/>
            <w:sz w:val="22"/>
            <w:szCs w:val="22"/>
          </w:rPr>
          <w:t>(Tewksbury et al. 2014)</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ins>
      <w:ins w:id="49" w:author="Susan Kalisz" w:date="2017-01-30T23:41:00Z">
        <w:r w:rsidR="00294C85">
          <w:rPr>
            <w:rFonts w:ascii="Arial" w:hAnsi="Arial" w:cs="Arial"/>
            <w:b w:val="0"/>
            <w:color w:val="000000"/>
            <w:sz w:val="22"/>
            <w:szCs w:val="22"/>
          </w:rPr>
          <w:t>of</w:t>
        </w:r>
      </w:ins>
      <w:ins w:id="50" w:author="Susan Kalisz" w:date="2017-01-30T23:33:00Z">
        <w:r>
          <w:rPr>
            <w:rFonts w:ascii="Arial" w:hAnsi="Arial" w:cs="Arial"/>
            <w:b w:val="0"/>
            <w:color w:val="000000"/>
            <w:sz w:val="22"/>
            <w:szCs w:val="22"/>
          </w:rPr>
          <w:t xml:space="preserve"> biodiversity STEM graduates </w:t>
        </w:r>
      </w:ins>
      <w:ins w:id="51" w:author="Susan Kalisz" w:date="2017-01-30T23:41:00Z">
        <w:r w:rsidR="00294C85">
          <w:rPr>
            <w:rFonts w:ascii="Arial" w:hAnsi="Arial" w:cs="Arial"/>
            <w:b w:val="0"/>
            <w:color w:val="000000"/>
            <w:sz w:val="22"/>
            <w:szCs w:val="22"/>
          </w:rPr>
          <w:t>regarding the</w:t>
        </w:r>
      </w:ins>
      <w:ins w:id="52" w:author="Susan Kalisz" w:date="2017-01-30T23:33:00Z">
        <w:r>
          <w:rPr>
            <w:rFonts w:ascii="Arial" w:hAnsi="Arial" w:cs="Arial"/>
            <w:b w:val="0"/>
            <w:color w:val="000000"/>
            <w:sz w:val="22"/>
            <w:szCs w:val="22"/>
          </w:rPr>
          <w:t xml:space="preserve"> needed skills</w:t>
        </w:r>
      </w:ins>
      <w:ins w:id="53" w:author="Susan Kalisz" w:date="2017-01-30T23:41:00Z">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ins>
      <w:ins w:id="54" w:author="Susan Kalisz" w:date="2017-01-30T23:33:00Z">
        <w:r>
          <w:rPr>
            <w:rFonts w:ascii="Arial" w:hAnsi="Arial" w:cs="Arial"/>
            <w:b w:val="0"/>
            <w:color w:val="000000"/>
            <w:sz w:val="22"/>
            <w:szCs w:val="22"/>
          </w:rPr>
          <w:t xml:space="preserve">. </w:t>
        </w:r>
        <w:commentRangeStart w:id="55"/>
        <w:r>
          <w:rPr>
            <w:rFonts w:ascii="Arial" w:hAnsi="Arial" w:cs="Arial"/>
            <w:b w:val="0"/>
            <w:color w:val="000000"/>
            <w:sz w:val="22"/>
            <w:szCs w:val="22"/>
          </w:rPr>
          <w:t>Repeatedly, they indicated that knowledge of geographic information system software, experimental design, technical writing skills, and detailed expertise in one or more taxonomic groups was key.</w:t>
        </w:r>
        <w:commentRangeEnd w:id="55"/>
        <w:r>
          <w:rPr>
            <w:rStyle w:val="CommentReference"/>
            <w:b w:val="0"/>
            <w:bCs w:val="0"/>
            <w:color w:val="auto"/>
          </w:rPr>
          <w:commentReference w:id="55"/>
        </w:r>
      </w:ins>
      <w:ins w:id="56" w:author="Brian O'Meara" w:date="2017-02-03T00:29:00Z">
        <w:r w:rsidR="008361C6">
          <w:rPr>
            <w:rFonts w:ascii="Arial" w:hAnsi="Arial" w:cs="Arial"/>
            <w:b w:val="0"/>
            <w:color w:val="000000"/>
            <w:sz w:val="22"/>
            <w:szCs w:val="22"/>
          </w:rPr>
          <w:t xml:space="preserve"> This is consistent with the findings of</w:t>
        </w:r>
        <w:r w:rsidR="008361C6" w:rsidRPr="008361C6">
          <w:rPr>
            <w:rFonts w:ascii="Arial" w:hAnsi="Arial" w:cs="Arial"/>
            <w:b w:val="0"/>
            <w:color w:val="000000"/>
            <w:sz w:val="22"/>
            <w:szCs w:val="22"/>
          </w:rPr>
          <w:t xml:space="preserve"> </w:t>
        </w:r>
      </w:ins>
      <w:r w:rsidR="008361C6" w:rsidRPr="00F225F4">
        <w:rPr>
          <w:rFonts w:ascii="Arial" w:hAnsi="Arial" w:cs="Arial"/>
          <w:b w:val="0"/>
          <w:color w:val="000000"/>
          <w:sz w:val="22"/>
          <w:szCs w:val="22"/>
        </w:rPr>
        <w:fldChar w:fldCharType="begin"/>
      </w:r>
      <w:r w:rsidR="008361C6">
        <w:rPr>
          <w:rFonts w:ascii="Arial" w:hAnsi="Arial" w:cs="Arial"/>
          <w:b w:val="0"/>
          <w:color w:val="000000"/>
          <w:sz w:val="22"/>
          <w:szCs w:val="22"/>
        </w:rPr>
        <w:instrText xml:space="preserve"> ADDIN EN.CITE &lt;EndNote&gt;&lt;Cite AuthorYear="1"&gt;&lt;Author&gt;Blickley&lt;/Author&gt;&lt;Year&gt;2013&lt;/Year&gt;&lt;RecNum&gt;29070&lt;/RecNum&gt;&lt;DisplayText&gt;Blickley et al. (2013)&lt;/DisplayText&gt;&lt;record&gt;&lt;rec-number&gt;29070&lt;/rec-number&gt;&lt;foreign-keys&gt;&lt;key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F225F4">
        <w:rPr>
          <w:rFonts w:ascii="Arial" w:hAnsi="Arial" w:cs="Arial"/>
          <w:b w:val="0"/>
          <w:color w:val="000000"/>
          <w:sz w:val="22"/>
          <w:szCs w:val="22"/>
        </w:rPr>
        <w:fldChar w:fldCharType="separate"/>
      </w:r>
      <w:r w:rsidR="008361C6">
        <w:rPr>
          <w:rFonts w:ascii="Arial" w:hAnsi="Arial" w:cs="Arial"/>
          <w:b w:val="0"/>
          <w:noProof/>
          <w:color w:val="000000"/>
          <w:sz w:val="22"/>
          <w:szCs w:val="22"/>
        </w:rPr>
        <w:t>Blickley et al. (2013)</w:t>
      </w:r>
      <w:r w:rsidR="008361C6" w:rsidRPr="00F225F4">
        <w:rPr>
          <w:rFonts w:ascii="Arial" w:hAnsi="Arial" w:cs="Arial"/>
          <w:b w:val="0"/>
          <w:color w:val="000000"/>
          <w:sz w:val="22"/>
          <w:szCs w:val="22"/>
        </w:rPr>
        <w:fldChar w:fldCharType="end"/>
      </w:r>
      <w:ins w:id="57" w:author="Brian O'Meara" w:date="2017-02-03T00:32:00Z">
        <w:r w:rsidR="008361C6">
          <w:rPr>
            <w:rFonts w:ascii="Arial" w:hAnsi="Arial" w:cs="Arial"/>
            <w:b w:val="0"/>
            <w:color w:val="000000"/>
            <w:sz w:val="22"/>
            <w:szCs w:val="22"/>
          </w:rPr>
          <w:t xml:space="preserve">, who analyzed job advertisements and interviewed </w:t>
        </w:r>
      </w:ins>
      <w:ins w:id="58" w:author="Brian O'Meara" w:date="2017-02-03T00:33:00Z">
        <w:r w:rsidR="008361C6">
          <w:rPr>
            <w:rFonts w:ascii="Arial" w:hAnsi="Arial" w:cs="Arial"/>
            <w:b w:val="0"/>
            <w:color w:val="000000"/>
            <w:sz w:val="22"/>
            <w:szCs w:val="22"/>
          </w:rPr>
          <w:t xml:space="preserve">employers in conservation nonprofits, government </w:t>
        </w:r>
        <w:r w:rsidR="008361C6">
          <w:rPr>
            <w:rFonts w:ascii="Arial" w:hAnsi="Arial" w:cs="Arial"/>
            <w:b w:val="0"/>
            <w:color w:val="000000"/>
            <w:sz w:val="22"/>
            <w:szCs w:val="22"/>
          </w:rPr>
          <w:lastRenderedPageBreak/>
          <w:t xml:space="preserve">agencies, </w:t>
        </w:r>
      </w:ins>
      <w:ins w:id="59" w:author="Brian O'Meara" w:date="2017-02-03T00:34:00Z">
        <w:r w:rsidR="008361C6">
          <w:rPr>
            <w:rFonts w:ascii="Arial" w:hAnsi="Arial" w:cs="Arial"/>
            <w:b w:val="0"/>
            <w:color w:val="000000"/>
            <w:sz w:val="22"/>
            <w:szCs w:val="22"/>
          </w:rPr>
          <w:t>and private companies to find key skills needed, which included domain knowledge and project management skills.</w:t>
        </w:r>
      </w:ins>
    </w:p>
    <w:p w14:paraId="55E81A02" w14:textId="1435044E" w:rsidR="00594E50" w:rsidRPr="006542DF"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6542DF">
        <w:rPr>
          <w:rFonts w:ascii="Arial" w:hAnsi="Arial" w:cs="Arial"/>
          <w:i/>
          <w:color w:val="000000"/>
          <w:sz w:val="22"/>
          <w:szCs w:val="22"/>
          <w:u w:val="single"/>
        </w:rPr>
        <w:t>Vision</w:t>
      </w:r>
    </w:p>
    <w:p w14:paraId="702EEF3A" w14:textId="7B911596" w:rsidR="00E53B99"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ins w:id="60" w:author="Pound, Sharon Sweetser" w:date="2017-01-27T11:10:00Z">
        <w:r w:rsidR="0088418B">
          <w:rPr>
            <w:rFonts w:ascii="Arial" w:hAnsi="Arial" w:cs="Arial"/>
            <w:color w:val="000000"/>
            <w:sz w:val="22"/>
            <w:szCs w:val="22"/>
          </w:rPr>
          <w:t>e</w:t>
        </w:r>
      </w:ins>
      <w:r w:rsidR="00E53B99">
        <w:rPr>
          <w:rFonts w:ascii="Arial" w:hAnsi="Arial" w:cs="Arial"/>
          <w:color w:val="000000"/>
          <w:sz w:val="22"/>
          <w:szCs w:val="22"/>
        </w:rPr>
        <w:t xml:space="preserve"> </w:t>
      </w:r>
      <w:ins w:id="61" w:author="Pound, Sharon Sweetser" w:date="2017-01-27T11:10:00Z">
        <w:r w:rsidR="0088418B">
          <w:rPr>
            <w:rFonts w:ascii="Arial" w:hAnsi="Arial" w:cs="Arial"/>
            <w:color w:val="000000"/>
            <w:sz w:val="22"/>
            <w:szCs w:val="22"/>
          </w:rPr>
          <w:t xml:space="preserve">and </w:t>
        </w:r>
      </w:ins>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ins w:id="62" w:author="Susan Kalisz" w:date="2017-01-29T22:07:00Z">
        <w:r w:rsidR="007008CE">
          <w:rPr>
            <w:rFonts w:ascii="Arial" w:hAnsi="Arial" w:cs="Arial"/>
            <w:color w:val="000000"/>
            <w:sz w:val="22"/>
            <w:szCs w:val="22"/>
          </w:rPr>
          <w:t xml:space="preserve">strategic </w:t>
        </w:r>
      </w:ins>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ins w:id="63" w:author="Pound, Sharon Sweetser" w:date="2017-01-27T11:07:00Z">
        <w:r w:rsidR="0088418B">
          <w:rPr>
            <w:rFonts w:ascii="Arial" w:hAnsi="Arial" w:cs="Arial"/>
            <w:color w:val="000000"/>
            <w:sz w:val="22"/>
            <w:szCs w:val="22"/>
          </w:rPr>
          <w:t xml:space="preserve">By bringing together </w:t>
        </w:r>
      </w:ins>
      <w:ins w:id="64" w:author="Susan Kalisz" w:date="2017-01-30T23:44:00Z">
        <w:r w:rsidR="00294C85">
          <w:rPr>
            <w:rFonts w:ascii="Arial" w:hAnsi="Arial" w:cs="Arial"/>
            <w:color w:val="000000"/>
            <w:sz w:val="22"/>
            <w:szCs w:val="22"/>
          </w:rPr>
          <w:t xml:space="preserve">faculty and students from </w:t>
        </w:r>
      </w:ins>
      <w:ins w:id="65" w:author="Pound, Sharon Sweetser" w:date="2017-01-27T11:08:00Z">
        <w:r w:rsidR="0088418B">
          <w:rPr>
            <w:rFonts w:ascii="Arial" w:hAnsi="Arial" w:cs="Arial"/>
            <w:color w:val="000000"/>
            <w:sz w:val="22"/>
            <w:szCs w:val="22"/>
          </w:rPr>
          <w:t xml:space="preserve">the University of Tennessee, Knoxville (UTK) campus with the University of Tennessee Institute of </w:t>
        </w:r>
      </w:ins>
      <w:ins w:id="66" w:author="Pound, Sharon Sweetser" w:date="2017-01-27T11:09:00Z">
        <w:r w:rsidR="0088418B">
          <w:rPr>
            <w:rFonts w:ascii="Arial" w:hAnsi="Arial" w:cs="Arial"/>
            <w:color w:val="000000"/>
            <w:sz w:val="22"/>
            <w:szCs w:val="22"/>
          </w:rPr>
          <w:t>Agriculture (UTIA)</w:t>
        </w:r>
      </w:ins>
      <w:ins w:id="67" w:author="Pound, Sharon Sweetser" w:date="2017-01-27T11:08:00Z">
        <w:r w:rsidR="0088418B">
          <w:rPr>
            <w:rFonts w:ascii="Arial" w:hAnsi="Arial" w:cs="Arial"/>
            <w:color w:val="000000"/>
            <w:sz w:val="22"/>
            <w:szCs w:val="22"/>
          </w:rPr>
          <w:t xml:space="preserve">, this project will </w:t>
        </w:r>
      </w:ins>
      <w:ins w:id="68" w:author="Pound, Sharon Sweetser" w:date="2017-01-27T11:12:00Z">
        <w:r w:rsidR="00783B15">
          <w:rPr>
            <w:rFonts w:ascii="Arial" w:hAnsi="Arial" w:cs="Arial"/>
            <w:color w:val="000000"/>
            <w:sz w:val="22"/>
            <w:szCs w:val="22"/>
          </w:rPr>
          <w:t>c</w:t>
        </w:r>
      </w:ins>
      <w:ins w:id="69" w:author="Pound, Sharon Sweetser" w:date="2017-01-27T11:09:00Z">
        <w:r w:rsidR="00780F28">
          <w:rPr>
            <w:rFonts w:ascii="Arial" w:hAnsi="Arial" w:cs="Arial"/>
            <w:color w:val="000000"/>
            <w:sz w:val="22"/>
            <w:szCs w:val="22"/>
          </w:rPr>
          <w:t>r</w:t>
        </w:r>
      </w:ins>
      <w:ins w:id="70" w:author="Pound, Sharon Sweetser" w:date="2017-01-27T11:12:00Z">
        <w:r w:rsidR="00783B15">
          <w:rPr>
            <w:rFonts w:ascii="Arial" w:hAnsi="Arial" w:cs="Arial"/>
            <w:color w:val="000000"/>
            <w:sz w:val="22"/>
            <w:szCs w:val="22"/>
          </w:rPr>
          <w:t>e</w:t>
        </w:r>
      </w:ins>
      <w:ins w:id="71" w:author="Pound, Sharon Sweetser" w:date="2017-01-27T11:09:00Z">
        <w:r w:rsidR="0088418B">
          <w:rPr>
            <w:rFonts w:ascii="Arial" w:hAnsi="Arial" w:cs="Arial"/>
            <w:color w:val="000000"/>
            <w:sz w:val="22"/>
            <w:szCs w:val="22"/>
          </w:rPr>
          <w:t xml:space="preserve">ate an interdisciplinary environment for the next generation of </w:t>
        </w:r>
      </w:ins>
      <w:ins w:id="72" w:author="Pound, Sharon Sweetser" w:date="2017-01-27T11:10:00Z">
        <w:r w:rsidR="0088418B">
          <w:rPr>
            <w:rFonts w:ascii="Arial" w:hAnsi="Arial" w:cs="Arial"/>
            <w:color w:val="000000"/>
            <w:sz w:val="22"/>
            <w:szCs w:val="22"/>
          </w:rPr>
          <w:t>experts in biodiversity.</w:t>
        </w:r>
      </w:ins>
      <w:ins w:id="73" w:author="Pound, Sharon Sweetser" w:date="2017-01-27T11:09:00Z">
        <w:r w:rsidR="0088418B">
          <w:rPr>
            <w:rFonts w:ascii="Arial" w:hAnsi="Arial" w:cs="Arial"/>
            <w:color w:val="000000"/>
            <w:sz w:val="22"/>
            <w:szCs w:val="22"/>
          </w:rPr>
          <w:t xml:space="preserve"> </w:t>
        </w:r>
      </w:ins>
      <w:ins w:id="74" w:author="Susan Kalisz" w:date="2017-01-30T21:37:00Z">
        <w:r w:rsidR="008C68A2">
          <w:rPr>
            <w:rFonts w:ascii="Arial" w:hAnsi="Arial" w:cs="Arial"/>
            <w:color w:val="000000"/>
            <w:sz w:val="22"/>
            <w:szCs w:val="22"/>
          </w:rPr>
          <w:t>Our</w:t>
        </w:r>
      </w:ins>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22E4CC8E" w14:textId="77777777" w:rsidR="00882A0E" w:rsidRDefault="00882A0E" w:rsidP="00F367D9">
      <w:pPr>
        <w:rPr>
          <w:ins w:id="75" w:author="Susan Kalisz" w:date="2017-01-30T23:35:00Z"/>
          <w:rFonts w:ascii="Arial" w:hAnsi="Arial" w:cs="Arial"/>
          <w:i/>
          <w:sz w:val="22"/>
          <w:szCs w:val="22"/>
          <w:u w:val="single"/>
        </w:rPr>
      </w:pPr>
    </w:p>
    <w:p w14:paraId="68BE00F6" w14:textId="50A62582" w:rsidR="00B17F10" w:rsidRPr="0072026D" w:rsidRDefault="00B17F10" w:rsidP="00F367D9">
      <w:pPr>
        <w:rPr>
          <w:rFonts w:ascii="Arial" w:hAnsi="Arial" w:cs="Arial"/>
          <w:i/>
          <w:sz w:val="22"/>
          <w:szCs w:val="22"/>
          <w:u w:val="single"/>
        </w:rPr>
      </w:pPr>
      <w:r w:rsidRPr="0072026D">
        <w:rPr>
          <w:rFonts w:ascii="Arial" w:hAnsi="Arial" w:cs="Arial"/>
          <w:i/>
          <w:sz w:val="22"/>
          <w:szCs w:val="22"/>
          <w:u w:val="single"/>
        </w:rPr>
        <w:t>Goals</w:t>
      </w:r>
    </w:p>
    <w:p w14:paraId="5C37DC4B" w14:textId="0140E8C0" w:rsidR="00B17F10" w:rsidRDefault="00B17F10" w:rsidP="00B17F10">
      <w:pPr>
        <w:rPr>
          <w:rFonts w:ascii="Arial" w:hAnsi="Arial" w:cs="Arial"/>
          <w:sz w:val="22"/>
          <w:szCs w:val="22"/>
        </w:rPr>
      </w:pP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03D4188E" w:rsidR="00B17F10" w:rsidRPr="00924A66" w:rsidRDefault="00477E18" w:rsidP="00924A66">
      <w:pPr>
        <w:pStyle w:val="ListParagraph"/>
        <w:numPr>
          <w:ilvl w:val="0"/>
          <w:numId w:val="11"/>
        </w:numPr>
        <w:rPr>
          <w:rFonts w:ascii="Arial" w:hAnsi="Arial" w:cs="Arial"/>
          <w:sz w:val="22"/>
          <w:szCs w:val="22"/>
        </w:rPr>
      </w:pPr>
      <w:ins w:id="76" w:author="Susan Kalisz" w:date="2017-01-30T23:49:00Z">
        <w:r>
          <w:rPr>
            <w:rFonts w:ascii="Arial" w:hAnsi="Arial" w:cs="Arial"/>
            <w:sz w:val="22"/>
            <w:szCs w:val="22"/>
          </w:rPr>
          <w:t>Enhance</w:t>
        </w:r>
      </w:ins>
      <w:r w:rsidR="00B17F10" w:rsidRPr="00924A66">
        <w:rPr>
          <w:rFonts w:ascii="Arial" w:hAnsi="Arial" w:cs="Arial"/>
          <w:sz w:val="22"/>
          <w:szCs w:val="22"/>
        </w:rPr>
        <w:t xml:space="preserve"> workforce </w:t>
      </w:r>
      <w:ins w:id="77" w:author="Susan Kalisz" w:date="2017-01-30T23:49:00Z">
        <w:r>
          <w:rPr>
            <w:rFonts w:ascii="Arial" w:hAnsi="Arial" w:cs="Arial"/>
            <w:sz w:val="22"/>
            <w:szCs w:val="22"/>
          </w:rPr>
          <w:t xml:space="preserve">development </w:t>
        </w:r>
      </w:ins>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B17F10">
        <w:rPr>
          <w:rFonts w:ascii="Arial" w:hAnsi="Arial" w:cs="Arial"/>
          <w:sz w:val="22"/>
          <w:szCs w:val="22"/>
        </w:rPr>
        <w:t>expertise in the US.</w:t>
      </w:r>
    </w:p>
    <w:p w14:paraId="4803480D" w14:textId="64F7E567" w:rsidR="00B17F10" w:rsidRPr="00924A66" w:rsidRDefault="00B17F10" w:rsidP="00924A66">
      <w:pPr>
        <w:pStyle w:val="ListParagraph"/>
        <w:numPr>
          <w:ilvl w:val="0"/>
          <w:numId w:val="11"/>
        </w:numPr>
        <w:rPr>
          <w:rFonts w:ascii="Arial" w:hAnsi="Arial" w:cs="Arial"/>
          <w:sz w:val="22"/>
          <w:szCs w:val="22"/>
        </w:rPr>
      </w:pPr>
      <w:r w:rsidRPr="00924A66">
        <w:rPr>
          <w:rFonts w:ascii="Arial" w:hAnsi="Arial" w:cs="Arial"/>
          <w:sz w:val="22"/>
          <w:szCs w:val="22"/>
        </w:rPr>
        <w:t xml:space="preserve">Create a prototype for institutional culture change </w:t>
      </w:r>
      <w:r w:rsidRPr="00B17F10">
        <w:rPr>
          <w:rFonts w:ascii="Arial" w:hAnsi="Arial" w:cs="Arial"/>
          <w:sz w:val="22"/>
          <w:szCs w:val="22"/>
        </w:rPr>
        <w:t>toward non-</w:t>
      </w:r>
      <w:r w:rsidRPr="00924A66">
        <w:rPr>
          <w:rFonts w:ascii="Arial" w:hAnsi="Arial" w:cs="Arial"/>
          <w:sz w:val="22"/>
          <w:szCs w:val="22"/>
        </w:rPr>
        <w:t>academic career paths.</w:t>
      </w:r>
    </w:p>
    <w:p w14:paraId="65DD1D2C" w14:textId="682BAA9C" w:rsidR="0009151C" w:rsidRPr="00924A66" w:rsidRDefault="0009151C" w:rsidP="00DD7520">
      <w:pPr>
        <w:spacing w:before="120" w:after="40"/>
        <w:rPr>
          <w:rFonts w:ascii="Arial" w:hAnsi="Arial" w:cs="Arial"/>
          <w:i/>
          <w:sz w:val="22"/>
          <w:szCs w:val="22"/>
          <w:u w:val="single"/>
        </w:rPr>
      </w:pPr>
      <w:r w:rsidRPr="00924A66">
        <w:rPr>
          <w:rFonts w:ascii="Arial" w:eastAsiaTheme="minorEastAsia" w:hAnsi="Arial" w:cs="Arial"/>
          <w:i/>
          <w:sz w:val="22"/>
          <w:szCs w:val="22"/>
          <w:u w:val="single"/>
        </w:rPr>
        <w:t>Understanding the Need</w:t>
      </w:r>
    </w:p>
    <w:p w14:paraId="6FC4D9EB" w14:textId="424EACB9" w:rsidR="00B62350" w:rsidRDefault="00082A78" w:rsidP="00271B3F">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78"/>
      <w:r>
        <w:rPr>
          <w:rFonts w:ascii="Arial" w:hAnsi="Arial" w:cs="Arial"/>
          <w:color w:val="000000"/>
          <w:sz w:val="22"/>
          <w:szCs w:val="22"/>
        </w:rPr>
        <w:t>Human health, food security</w:t>
      </w:r>
      <w:commentRangeEnd w:id="78"/>
      <w:r w:rsidR="00996B8E">
        <w:rPr>
          <w:rStyle w:val="CommentReference"/>
          <w:rFonts w:asciiTheme="minorHAnsi" w:eastAsiaTheme="minorHAnsi" w:hAnsiTheme="minorHAnsi" w:cstheme="minorBidi"/>
        </w:rPr>
        <w:commentReference w:id="78"/>
      </w:r>
      <w:r>
        <w:rPr>
          <w:rFonts w:ascii="Arial" w:hAnsi="Arial" w:cs="Arial"/>
          <w:color w:val="000000"/>
          <w:sz w:val="22"/>
          <w:szCs w:val="22"/>
        </w:rPr>
        <w:t xml:space="preserve">, </w:t>
      </w:r>
      <w:r w:rsidR="00E53B99">
        <w:rPr>
          <w:rFonts w:ascii="Arial" w:hAnsi="Arial" w:cs="Arial"/>
          <w:color w:val="000000"/>
          <w:sz w:val="22"/>
          <w:szCs w:val="22"/>
        </w:rPr>
        <w:t xml:space="preserve">resource </w:t>
      </w:r>
      <w:r>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(Rodriguez et al. 2006)</w:t>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4D1A6C">
        <w:rPr>
          <w:rFonts w:ascii="Arial" w:hAnsi="Arial" w:cs="Arial"/>
          <w:color w:val="000000"/>
          <w:sz w:val="22"/>
          <w:szCs w:val="22"/>
        </w:rPr>
        <w:t>(</w:t>
      </w:r>
      <w:r w:rsidR="00BC3D15">
        <w:rPr>
          <w:rFonts w:ascii="Arial" w:hAnsi="Arial" w:cs="Arial"/>
          <w:color w:val="000000"/>
          <w:sz w:val="22"/>
          <w:szCs w:val="22"/>
        </w:rPr>
        <w:t>Wagg et al. 2014</w:t>
      </w:r>
      <w:r w:rsidR="004D1A6C">
        <w:rPr>
          <w:rFonts w:ascii="Arial" w:hAnsi="Arial" w:cs="Arial"/>
          <w:color w:val="000000"/>
          <w:sz w:val="22"/>
          <w:szCs w:val="22"/>
        </w:rPr>
        <w:t>)</w:t>
      </w:r>
      <w:r w:rsidR="0076456E">
        <w:rPr>
          <w:rFonts w:ascii="Arial" w:hAnsi="Arial" w:cs="Arial"/>
          <w:color w:val="000000"/>
          <w:sz w:val="22"/>
          <w:szCs w:val="22"/>
        </w:rPr>
        <w:t xml:space="preserve"> and natural (</w:t>
      </w:r>
      <w:proofErr w:type="spellStart"/>
      <w:r w:rsidR="0076456E">
        <w:rPr>
          <w:rFonts w:ascii="Arial" w:hAnsi="Arial" w:cs="Arial"/>
          <w:color w:val="000000"/>
          <w:sz w:val="22"/>
          <w:szCs w:val="22"/>
        </w:rPr>
        <w:t>Gamfeldt</w:t>
      </w:r>
      <w:proofErr w:type="spellEnd"/>
      <w:r w:rsidR="0076456E">
        <w:rPr>
          <w:rFonts w:ascii="Arial" w:hAnsi="Arial" w:cs="Arial"/>
          <w:color w:val="000000"/>
          <w:sz w:val="22"/>
          <w:szCs w:val="22"/>
        </w:rPr>
        <w:t xml:space="preserve"> et al. 2013)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 </w:instrTex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EN.CITE.DATA </w:instrText>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end"/>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separate"/>
      </w:r>
      <w:r w:rsidR="0066649D" w:rsidRPr="00650BEC">
        <w:rPr>
          <w:rFonts w:ascii="Arial" w:hAnsi="Arial" w:cs="Arial"/>
          <w:noProof/>
          <w:color w:val="000000"/>
          <w:sz w:val="22"/>
          <w:szCs w:val="22"/>
        </w:rPr>
        <w:t>(Tewksbury et al. 2014)</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single </w:t>
      </w:r>
      <w:ins w:id="79" w:author="Susan Kalisz" w:date="2017-01-29T21:50:00Z">
        <w:r w:rsidR="00851C2F">
          <w:rPr>
            <w:rFonts w:ascii="Arial" w:hAnsi="Arial" w:cs="Arial"/>
            <w:color w:val="000000"/>
            <w:sz w:val="22"/>
            <w:szCs w:val="22"/>
          </w:rPr>
          <w:t xml:space="preserve">graduate </w:t>
        </w:r>
      </w:ins>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7A2F18FA" w14:textId="54F53DD5" w:rsidR="00C50423" w:rsidRDefault="00B62350" w:rsidP="00924A66">
      <w:pPr>
        <w:pStyle w:val="NormalWeb"/>
        <w:shd w:val="clear" w:color="auto" w:fill="FFFFFF"/>
        <w:spacing w:before="0" w:beforeAutospacing="0" w:after="0" w:afterAutospacing="0"/>
        <w:ind w:firstLine="720"/>
        <w:contextualSpacing/>
        <w:rPr>
          <w:rFonts w:ascii="Arial" w:hAnsi="Arial" w:cs="Arial"/>
          <w:color w:val="000000"/>
          <w:sz w:val="22"/>
          <w:szCs w:val="22"/>
        </w:rPr>
      </w:pPr>
      <w:commentRangeStart w:id="80"/>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r w:rsidR="00575587">
        <w:rPr>
          <w:rFonts w:ascii="Arial" w:hAnsi="Arial" w:cs="Arial"/>
          <w:color w:val="000000"/>
          <w:sz w:val="22"/>
          <w:szCs w:val="22"/>
        </w:rPr>
        <w:t>Further, traditional</w:t>
      </w:r>
      <w:r w:rsidR="00E53B99">
        <w:rPr>
          <w:rFonts w:ascii="Arial" w:hAnsi="Arial" w:cs="Arial"/>
          <w:color w:val="000000"/>
          <w:sz w:val="22"/>
          <w:szCs w:val="22"/>
        </w:rPr>
        <w:t>ly</w:t>
      </w:r>
      <w:r w:rsidR="00575587">
        <w:rPr>
          <w:rFonts w:ascii="Arial" w:hAnsi="Arial" w:cs="Arial"/>
          <w:color w:val="000000"/>
          <w:sz w:val="22"/>
          <w:szCs w:val="22"/>
        </w:rPr>
        <w:t xml:space="preserve"> narrow training paths yield</w:t>
      </w:r>
      <w:r w:rsidR="00575587"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00575587" w:rsidRPr="00650BEC">
        <w:rPr>
          <w:rFonts w:ascii="Arial" w:hAnsi="Arial" w:cs="Arial"/>
          <w:color w:val="000000"/>
          <w:sz w:val="22"/>
          <w:szCs w:val="22"/>
        </w:rPr>
        <w:t xml:space="preserve">skills in the latest technology revolutionizing </w:t>
      </w:r>
      <w:r w:rsidR="00575587">
        <w:rPr>
          <w:rFonts w:ascii="Arial" w:hAnsi="Arial" w:cs="Arial"/>
          <w:color w:val="000000"/>
          <w:sz w:val="22"/>
          <w:szCs w:val="22"/>
        </w:rPr>
        <w:t xml:space="preserve">their </w:t>
      </w:r>
      <w:r w:rsidR="00575587"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ins w:id="81" w:author="Brian O'Meara" w:date="2017-02-03T01:02:00Z">
        <w:r w:rsidR="00F225F4">
          <w:rPr>
            <w:rFonts w:ascii="Arial" w:hAnsi="Arial" w:cs="Arial"/>
            <w:color w:val="000000"/>
            <w:sz w:val="22"/>
            <w:szCs w:val="22"/>
          </w:rPr>
          <w:t xml:space="preserve"> </w:t>
        </w:r>
      </w:ins>
      <w:r w:rsidR="00F225F4">
        <w:rPr>
          <w:rFonts w:ascii="Arial" w:hAnsi="Arial" w:cs="Arial"/>
          <w:color w:val="000000"/>
          <w:sz w:val="22"/>
          <w:szCs w:val="22"/>
        </w:rPr>
        <w:fldChar w:fldCharType="begin"/>
      </w:r>
      <w:r w:rsidR="00F225F4">
        <w:rPr>
          <w:rFonts w:ascii="Arial" w:hAnsi="Arial" w:cs="Arial"/>
          <w:color w:val="000000"/>
          <w:sz w:val="22"/>
          <w:szCs w:val="22"/>
        </w:rPr>
        <w:instrText xml:space="preserve"> ADDIN EN.CITE &lt;EndNote&gt;&lt;Cite&gt;&lt;Author&gt;Blickley&lt;/Author&gt;&lt;Year&gt;2013&lt;/Year&gt;&lt;RecNum&gt;29070&lt;/RecNum&gt;&lt;DisplayText&gt;(Blickley et al. 2013)&lt;/DisplayText&gt;&lt;record&gt;&lt;rec-number&gt;29070&lt;/rec-number&gt;&lt;foreign-keys&gt;&lt;key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Pr>
          <w:rFonts w:ascii="Arial" w:hAnsi="Arial" w:cs="Arial"/>
          <w:color w:val="000000"/>
          <w:sz w:val="22"/>
          <w:szCs w:val="22"/>
        </w:rPr>
        <w:fldChar w:fldCharType="separate"/>
      </w:r>
      <w:r w:rsidR="00F225F4">
        <w:rPr>
          <w:rFonts w:ascii="Arial" w:hAnsi="Arial" w:cs="Arial"/>
          <w:noProof/>
          <w:color w:val="000000"/>
          <w:sz w:val="22"/>
          <w:szCs w:val="22"/>
        </w:rPr>
        <w:t>(Blickley et al. 2013)</w:t>
      </w:r>
      <w:r w:rsidR="00F225F4">
        <w:rPr>
          <w:rFonts w:ascii="Arial" w:hAnsi="Arial" w:cs="Arial"/>
          <w:color w:val="000000"/>
          <w:sz w:val="22"/>
          <w:szCs w:val="22"/>
        </w:rPr>
        <w:fldChar w:fldCharType="end"/>
      </w:r>
      <w:r w:rsidR="00271B3F" w:rsidRPr="00650BEC">
        <w:rPr>
          <w:rFonts w:ascii="Arial" w:hAnsi="Arial" w:cs="Arial"/>
          <w:color w:val="000000"/>
          <w:sz w:val="22"/>
          <w:szCs w:val="22"/>
        </w:rPr>
        <w:t>.</w:t>
      </w:r>
      <w:r w:rsidR="009A68D7" w:rsidRPr="00650BEC">
        <w:rPr>
          <w:rFonts w:ascii="Arial" w:hAnsi="Arial" w:cs="Arial"/>
          <w:color w:val="000000"/>
          <w:sz w:val="22"/>
          <w:szCs w:val="22"/>
        </w:rPr>
        <w:t xml:space="preserve"> </w:t>
      </w:r>
      <w:commentRangeEnd w:id="80"/>
      <w:r w:rsidR="00517672">
        <w:rPr>
          <w:rStyle w:val="CommentReference"/>
          <w:rFonts w:asciiTheme="minorHAnsi" w:eastAsiaTheme="minorHAnsi" w:hAnsiTheme="minorHAnsi" w:cstheme="minorBidi"/>
        </w:rPr>
        <w:commentReference w:id="80"/>
      </w:r>
    </w:p>
    <w:p w14:paraId="4671E0DB" w14:textId="6285547E" w:rsidR="00594E50" w:rsidRPr="00924A66"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p>
    <w:p w14:paraId="3102A5C7" w14:textId="000BC8A3" w:rsidR="00C80CB5" w:rsidRDefault="00271B3F"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Our strategy is </w:t>
      </w:r>
      <w:r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students that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 (</w:t>
      </w:r>
      <w:r w:rsidR="00B167E0">
        <w:rPr>
          <w:rFonts w:ascii="Arial" w:hAnsi="Arial" w:cs="Arial"/>
          <w:color w:val="000000"/>
          <w:sz w:val="22"/>
          <w:szCs w:val="22"/>
        </w:rPr>
        <w:t>Tewksbury et al. 20</w:t>
      </w:r>
      <w:r w:rsidR="00F0687E">
        <w:rPr>
          <w:rFonts w:ascii="Arial" w:hAnsi="Arial" w:cs="Arial"/>
          <w:color w:val="000000"/>
          <w:sz w:val="22"/>
          <w:szCs w:val="22"/>
        </w:rPr>
        <w:t>14).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177601">
        <w:rPr>
          <w:rFonts w:ascii="Arial" w:hAnsi="Arial" w:cs="Arial"/>
          <w:color w:val="000000"/>
          <w:sz w:val="22"/>
          <w:szCs w:val="22"/>
        </w:rPr>
        <w:t xml:space="preserve"> (</w:t>
      </w:r>
      <w:proofErr w:type="spellStart"/>
      <w:r w:rsidR="00177601">
        <w:rPr>
          <w:rFonts w:ascii="Arial" w:hAnsi="Arial" w:cs="Arial"/>
          <w:color w:val="000000"/>
          <w:sz w:val="22"/>
          <w:szCs w:val="22"/>
        </w:rPr>
        <w:t>Kuh</w:t>
      </w:r>
      <w:proofErr w:type="spellEnd"/>
      <w:r w:rsidR="00177601">
        <w:rPr>
          <w:rFonts w:ascii="Arial" w:hAnsi="Arial" w:cs="Arial"/>
          <w:color w:val="000000"/>
          <w:sz w:val="22"/>
          <w:szCs w:val="22"/>
        </w:rPr>
        <w:t xml:space="preserve"> 2008), abilities to solve complex problems (</w:t>
      </w:r>
      <w:proofErr w:type="spellStart"/>
      <w:r w:rsidR="00177601">
        <w:rPr>
          <w:rFonts w:ascii="Arial" w:hAnsi="Arial" w:cs="Arial"/>
          <w:color w:val="000000"/>
          <w:sz w:val="22"/>
          <w:szCs w:val="22"/>
        </w:rPr>
        <w:t>Batchelder</w:t>
      </w:r>
      <w:proofErr w:type="spellEnd"/>
      <w:r w:rsidR="00177601">
        <w:rPr>
          <w:rFonts w:ascii="Arial" w:hAnsi="Arial" w:cs="Arial"/>
          <w:color w:val="000000"/>
          <w:sz w:val="22"/>
          <w:szCs w:val="22"/>
        </w:rPr>
        <w:t xml:space="preserve"> and Root 1994), and increas</w:t>
      </w:r>
      <w:r w:rsidR="00F0687E">
        <w:rPr>
          <w:rFonts w:ascii="Arial" w:hAnsi="Arial" w:cs="Arial"/>
          <w:color w:val="000000"/>
          <w:sz w:val="22"/>
          <w:szCs w:val="22"/>
        </w:rPr>
        <w:t>ed student motivation (</w:t>
      </w:r>
      <w:proofErr w:type="spellStart"/>
      <w:r w:rsidR="00F0687E">
        <w:rPr>
          <w:rFonts w:ascii="Arial" w:hAnsi="Arial" w:cs="Arial"/>
          <w:color w:val="000000"/>
          <w:sz w:val="22"/>
          <w:szCs w:val="22"/>
        </w:rPr>
        <w:t>Tumlin</w:t>
      </w:r>
      <w:proofErr w:type="spellEnd"/>
      <w:r w:rsidR="00F0687E">
        <w:rPr>
          <w:rFonts w:ascii="Arial" w:hAnsi="Arial" w:cs="Arial"/>
          <w:color w:val="000000"/>
          <w:sz w:val="22"/>
          <w:szCs w:val="22"/>
        </w:rPr>
        <w:t xml:space="preserve"> et al. 2009).</w:t>
      </w:r>
      <w:r w:rsidR="003C1867">
        <w:rPr>
          <w:rFonts w:ascii="Arial" w:hAnsi="Arial" w:cs="Arial"/>
          <w:color w:val="000000"/>
          <w:sz w:val="22"/>
          <w:szCs w:val="22"/>
        </w:rPr>
        <w:t xml:space="preserve"> </w:t>
      </w:r>
    </w:p>
    <w:p w14:paraId="61AF576A" w14:textId="5C3FA373" w:rsidR="00B17FC2" w:rsidRDefault="00C80CB5" w:rsidP="00C80CB5">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UT is the ideal location to establish such a program. For biodiversity experts, we are already a key destination given </w:t>
      </w:r>
      <w:r>
        <w:rPr>
          <w:rFonts w:ascii="Arial" w:hAnsi="Arial" w:cs="Arial"/>
          <w:color w:val="000000"/>
          <w:sz w:val="22"/>
          <w:szCs w:val="22"/>
        </w:rPr>
        <w:t>the region’s high</w:t>
      </w:r>
      <w:r w:rsidRPr="00650BEC">
        <w:rPr>
          <w:rFonts w:ascii="Arial" w:hAnsi="Arial" w:cs="Arial"/>
          <w:color w:val="000000"/>
          <w:sz w:val="22"/>
          <w:szCs w:val="22"/>
        </w:rPr>
        <w:t xml:space="preserve"> biodiversity and existing groundwork to map it </w:t>
      </w:r>
      <w:r w:rsidRPr="00650BEC">
        <w:rPr>
          <w:rFonts w:ascii="Arial" w:hAnsi="Arial" w:cs="Arial"/>
          <w:color w:val="000000"/>
          <w:sz w:val="22"/>
          <w:szCs w:val="22"/>
        </w:rPr>
        <w:lastRenderedPageBreak/>
        <w:t>(e.g. All Taxa Biodiversity Invento</w:t>
      </w:r>
      <w:r>
        <w:rPr>
          <w:rFonts w:ascii="Arial" w:hAnsi="Arial" w:cs="Arial"/>
          <w:color w:val="000000"/>
          <w:sz w:val="22"/>
          <w:szCs w:val="22"/>
        </w:rPr>
        <w:t>r</w:t>
      </w:r>
      <w:r w:rsidRPr="00650BEC">
        <w:rPr>
          <w:rFonts w:ascii="Arial" w:hAnsi="Arial" w:cs="Arial"/>
          <w:color w:val="000000"/>
          <w:sz w:val="22"/>
          <w:szCs w:val="22"/>
        </w:rPr>
        <w:t>y, which has mapped 19,000 species in Great Smoky Mountains National Park</w:t>
      </w:r>
      <w:r>
        <w:rPr>
          <w:rFonts w:ascii="Arial" w:hAnsi="Arial" w:cs="Arial"/>
          <w:color w:val="000000"/>
          <w:sz w:val="22"/>
          <w:szCs w:val="22"/>
        </w:rPr>
        <w:t xml:space="preserve"> (GSMNP)</w:t>
      </w:r>
      <w:r w:rsidRPr="00650BEC">
        <w:rPr>
          <w:rFonts w:ascii="Arial" w:hAnsi="Arial" w:cs="Arial"/>
          <w:color w:val="000000"/>
          <w:sz w:val="22"/>
          <w:szCs w:val="22"/>
        </w:rPr>
        <w:t xml:space="preserve">), research collections (TENN Herbarium housing vascular plants, bryophytes and fungi, UT Fish Collection, UT Caddisfly Collection) and faculty-led 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 and invertebrates. 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and NGOs such as The Nature Conservancy and the Tennessee Clean Water Network. Our 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generation sequencing, and use of drone and satellite imagery for addressing biological questions.</w:t>
      </w:r>
      <w:r w:rsidR="003C1867">
        <w:rPr>
          <w:rFonts w:ascii="Arial" w:hAnsi="Arial" w:cs="Arial"/>
          <w:color w:val="000000"/>
          <w:sz w:val="22"/>
          <w:szCs w:val="22"/>
        </w:rPr>
        <w:t xml:space="preserve"> </w:t>
      </w:r>
    </w:p>
    <w:p w14:paraId="75E5B88C" w14:textId="37A16C4E" w:rsidR="002E4EDD" w:rsidRDefault="00157CE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0" distR="0" simplePos="0" relativeHeight="251674624" behindDoc="0" locked="0" layoutInCell="1" allowOverlap="1" wp14:anchorId="1F993C20" wp14:editId="084120B0">
                <wp:simplePos x="0" y="0"/>
                <wp:positionH relativeFrom="column">
                  <wp:posOffset>50165</wp:posOffset>
                </wp:positionH>
                <wp:positionV relativeFrom="paragraph">
                  <wp:posOffset>1513205</wp:posOffset>
                </wp:positionV>
                <wp:extent cx="5981700" cy="4699635"/>
                <wp:effectExtent l="0" t="0" r="12700" b="0"/>
                <wp:wrapSquare wrapText="bothSides"/>
                <wp:docPr id="8" name="Group 8"/>
                <wp:cNvGraphicFramePr/>
                <a:graphic xmlns:a="http://schemas.openxmlformats.org/drawingml/2006/main">
                  <a:graphicData uri="http://schemas.microsoft.com/office/word/2010/wordprocessingGroup">
                    <wpg:wgp>
                      <wpg:cNvGrpSpPr/>
                      <wpg:grpSpPr>
                        <a:xfrm>
                          <a:off x="0" y="0"/>
                          <a:ext cx="5981700" cy="4699635"/>
                          <a:chOff x="7200" y="-173658"/>
                          <a:chExt cx="5986800" cy="4700843"/>
                        </a:xfrm>
                      </wpg:grpSpPr>
                      <wpg:grpSp>
                        <wpg:cNvPr id="4" name="Group 4"/>
                        <wpg:cNvGrpSpPr/>
                        <wpg:grpSpPr>
                          <a:xfrm>
                            <a:off x="43200" y="1108800"/>
                            <a:ext cx="5950800" cy="3418385"/>
                            <a:chOff x="0" y="0"/>
                            <a:chExt cx="5950800" cy="3418385"/>
                          </a:xfrm>
                        </wpg:grpSpPr>
                        <wps:wsp>
                          <wps:cNvPr id="6" name="Text Box 2"/>
                          <wps:cNvSpPr txBox="1">
                            <a:spLocks noChangeArrowheads="1"/>
                          </wps:cNvSpPr>
                          <wps:spPr bwMode="auto">
                            <a:xfrm>
                              <a:off x="0" y="3132000"/>
                              <a:ext cx="5829300" cy="286385"/>
                            </a:xfrm>
                            <a:prstGeom prst="rect">
                              <a:avLst/>
                            </a:prstGeom>
                            <a:solidFill>
                              <a:srgbClr val="FFFFFF"/>
                            </a:solidFill>
                            <a:ln w="9525">
                              <a:noFill/>
                              <a:miter lim="800000"/>
                              <a:headEnd/>
                              <a:tailEnd/>
                            </a:ln>
                          </wps:spPr>
                          <wps:txbx>
                            <w:txbxContent>
                              <w:p w14:paraId="7E58A772" w14:textId="3398CBC5" w:rsidR="00D33051" w:rsidRPr="00DD7520" w:rsidRDefault="00D33051">
                                <w:pPr>
                                  <w:rPr>
                                    <w:i/>
                                  </w:rPr>
                                </w:pPr>
                                <w:r w:rsidRPr="00DD7520">
                                  <w:rPr>
                                    <w:b/>
                                    <w:i/>
                                  </w:rPr>
                                  <w:t>Figure 1.</w:t>
                                </w:r>
                                <w:r>
                                  <w:rPr>
                                    <w:i/>
                                  </w:rPr>
                                  <w:t xml:space="preserve"> Overview of Biodiversity Training NRT components.</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t="2986"/>
                            <a:stretch/>
                          </pic:blipFill>
                          <pic:spPr bwMode="auto">
                            <a:xfrm>
                              <a:off x="7200" y="0"/>
                              <a:ext cx="5943600" cy="309435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07" y="-173658"/>
                            <a:ext cx="5925820" cy="950595"/>
                          </a:xfrm>
                          <a:prstGeom prst="rect">
                            <a:avLst/>
                          </a:prstGeom>
                        </pic:spPr>
                      </pic:pic>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200" y="743518"/>
                            <a:ext cx="5943600" cy="39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95pt;margin-top:119.15pt;width:471pt;height:370.05pt;z-index:251674624;mso-wrap-distance-left:0;mso-wrap-distance-right:0;mso-width-relative:margin;mso-height-relative:margin" coordorigin="7200,-173658" coordsize="5986800,4700843" o:gfxdata="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ICAgICAgMCAgMFAwMDBQYFBQUFBggGBgYGBggKCAgICAgICgoKCgoKCgoMDAwMDAwODg4O&#10;Dg8PDw8PDw8PDw//2wBDAQICAgQEBAcEBAcQCwkLEBAQEBAQEBAQEBAQEBAQEBAQEBAQEBAQEBAQ&#10;EBAQEBAQEBAQEBAQEBAQEBAQEBAQEBD/3QAEAE//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">
                <v:group id="Group 4" o:spid="_x0000_s1027" style="position:absolute;left:43200;top:1108800;width:5950800;height:3418385" coordsize="5950800,34183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202" coordsize="21600,21600" o:spt="202" path="m0,0l0,21600,21600,21600,21600,0xe">
                    <v:stroke joinstyle="miter"/>
                    <v:path gradientshapeok="t" o:connecttype="rect"/>
                  </v:shapetype>
                  <v:shape id="Text Box 2" o:spid="_x0000_s1028" type="#_x0000_t202" style="position:absolute;top:3132000;width:5829300;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RU92wgAA&#10;ANoAAAAPAAAAZHJzL2Rvd25yZXYueG1sRI/LasMwEEX3gfyDmEJ3iZxATXAth1IolJBFHl10OUhT&#10;y7U1ciwlcf4+ChS6vNzH4Zbr0XXiQkNoPCtYzDMQxNqbhmsFX8eP2QpEiMgGO8+k4EYB1tV0UmJh&#10;/JX3dDnEWqQRDgUqsDH2hZRBW3IY5r4nTt6PHxzGJIdamgGvadx1cplluXTYcCJY7Ondkm4PZ5cg&#10;26DPe3/6XWxb+W3bHF92dqPU89P49goi0hj/w3/tT6Mgh8eVdANk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FT3bCAAAA2gAAAA8AAAAAAAAAAAAAAAAAlwIAAGRycy9kb3du&#10;cmV2LnhtbFBLBQYAAAAABAAEAPUAAACGAwAAAAA=&#10;" stroked="f">
                    <v:textbox style="mso-fit-shape-to-text:t">
                      <w:txbxContent>
                        <w:p w14:paraId="7E58A772" w14:textId="3398CBC5" w:rsidR="00D33051" w:rsidRPr="00DD7520" w:rsidRDefault="00D33051">
                          <w:pPr>
                            <w:rPr>
                              <w:i/>
                            </w:rPr>
                          </w:pPr>
                          <w:r w:rsidRPr="00DD7520">
                            <w:rPr>
                              <w:b/>
                              <w:i/>
                            </w:rPr>
                            <w:t>Figure 1.</w:t>
                          </w:r>
                          <w:r>
                            <w:rPr>
                              <w:i/>
                            </w:rPr>
                            <w:t xml:space="preserve"> Overview of Biodiversity Training NRT components.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7200;width:5943600;height:3094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4&#10;MCDAAAAA2gAAAA8AAABkcnMvZG93bnJldi54bWxEj82qwjAUhPeC7xCO4E7T60K0GuVyQRA34g+u&#10;j825bWlzEptU69sbQXA5zMw3zHLdmVrcqfGlZQU/4wQEcWZ1ybmC82kzmoHwAVljbZkUPMnDetXv&#10;LTHV9sEHuh9DLiKEfYoKihBcKqXPCjLox9YRR+/fNgZDlE0udYOPCDe1nCTJVBosOS4U6OivoKw6&#10;tkaB8bvtrprM3K1y03C+siwv7V6p4aD7XYAI1IVv+NPeagVzeF+JN0CuX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gwIMAAAADaAAAADwAAAAAAAAAAAAAAAACcAgAAZHJz&#10;L2Rvd25yZXYueG1sUEsFBgAAAAAEAAQA9wAAAIkDAAAAAA==&#10;">
                    <v:imagedata r:id="rId12" o:title="" croptop="1957f"/>
                    <v:path arrowok="t"/>
                  </v:shape>
                </v:group>
                <v:shape id="Picture 11" o:spid="_x0000_s1030" type="#_x0000_t75" style="position:absolute;left:18607;top:-173658;width:592582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3R&#10;en28AAAA2wAAAA8AAABkcnMvZG93bnJldi54bWxET0sKwjAQ3QveIYzgTlNdiFSjFEFx6Q/E3dCM&#10;bbGZ1Cat9fZGENzN431nue5MKVqqXWFZwWQcgSBOrS44U3A5b0dzEM4jaywtk4I3OViv+r0lxtq+&#10;+EjtyWcihLCLUUHufRVL6dKcDLqxrYgDd7e1QR9gnUld4yuEm1JOo2gmDRYcGnKsaJNT+jg1RsHj&#10;unkWzZPm1a4tE9vcDrRPEqWGgy5ZgPDU+b/4597rMH8C31/CAXL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90Xp9vAAAANsAAAAPAAAAAAAAAAAAAAAAAJwCAABkcnMvZG93&#10;bnJldi54bWxQSwUGAAAAAAQABAD3AAAAhQMAAAAA&#10;">
                  <v:imagedata r:id="rId13" o:title=""/>
                  <v:path arrowok="t"/>
                </v:shape>
                <v:shape id="Picture 13" o:spid="_x0000_s1031" type="#_x0000_t75" style="position:absolute;left:7200;top:743518;width:5943600;height:394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A&#10;i7nBAAAA2wAAAA8AAABkcnMvZG93bnJldi54bWxET01rwkAQvQv+h2UKvemmNdqSukqRCgEviW3v&#10;Q3ZMgtnZuLtq+u+7guBtHu9zluvBdOJCzreWFbxMExDEldUt1wp+vreTdxA+IGvsLJOCP/KwXo1H&#10;S8y0vXJJl32oRQxhn6GCJoQ+k9JXDRn0U9sTR+5gncEQoauldniN4aaTr0mykAZbjg0N9rRpqDru&#10;z0ZB0bnid3s6zmcHTndvZWLzr9Qq9fw0fH6ACDSEh/juznWcP4PbL/E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Ai7nBAAAA2wAAAA8AAAAAAAAAAAAAAAAAnAIAAGRy&#10;cy9kb3ducmV2LnhtbFBLBQYAAAAABAAEAPcAAACKAwAAAAA=&#10;">
                  <v:imagedata r:id="rId14" o:title=""/>
                  <v:path arrowok="t"/>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program covers </w:t>
      </w:r>
      <w:r w:rsidR="00A90A44">
        <w:rPr>
          <w:rFonts w:ascii="Arial" w:hAnsi="Arial" w:cs="Arial"/>
          <w:color w:val="000000"/>
          <w:sz w:val="22"/>
          <w:szCs w:val="22"/>
        </w:rPr>
        <w:t>five</w:t>
      </w:r>
      <w:r w:rsidR="00A90A44" w:rsidRPr="00650BEC">
        <w:rPr>
          <w:rFonts w:ascii="Arial" w:hAnsi="Arial" w:cs="Arial"/>
          <w:color w:val="000000"/>
          <w:sz w:val="22"/>
          <w:szCs w:val="22"/>
        </w:rPr>
        <w:t xml:space="preserve"> </w:t>
      </w:r>
      <w:r w:rsidR="00271B3F" w:rsidRPr="00650BEC">
        <w:rPr>
          <w:rFonts w:ascii="Arial" w:hAnsi="Arial" w:cs="Arial"/>
          <w:color w:val="000000"/>
          <w:sz w:val="22"/>
          <w:szCs w:val="22"/>
        </w:rPr>
        <w:t>modular areas</w:t>
      </w:r>
      <w:r w:rsidR="002E08CA">
        <w:rPr>
          <w:rFonts w:ascii="Arial" w:hAnsi="Arial" w:cs="Arial"/>
          <w:color w:val="000000"/>
          <w:sz w:val="22"/>
          <w:szCs w:val="22"/>
        </w:rPr>
        <w:t xml:space="preserve"> (Figure 1)</w:t>
      </w:r>
      <w:r w:rsidR="002E4EDD">
        <w:rPr>
          <w:rFonts w:ascii="Arial" w:hAnsi="Arial" w:cs="Arial"/>
          <w:color w:val="000000"/>
          <w:sz w:val="22"/>
          <w:szCs w:val="22"/>
        </w:rPr>
        <w:t>:</w:t>
      </w:r>
      <w:r w:rsidR="00271B3F" w:rsidRPr="00650BEC">
        <w:rPr>
          <w:rFonts w:ascii="Arial" w:hAnsi="Arial" w:cs="Arial"/>
          <w:color w:val="000000"/>
          <w:sz w:val="22"/>
          <w:szCs w:val="22"/>
        </w:rPr>
        <w:t xml:space="preserve"> </w:t>
      </w:r>
      <w:r w:rsidR="002E4EDD">
        <w:rPr>
          <w:rFonts w:ascii="Arial" w:hAnsi="Arial" w:cs="Arial"/>
          <w:color w:val="000000"/>
          <w:sz w:val="22"/>
          <w:szCs w:val="22"/>
        </w:rPr>
        <w:t>(</w:t>
      </w:r>
      <w:r w:rsidR="00271B3F" w:rsidRPr="0072026D">
        <w:rPr>
          <w:rFonts w:ascii="Arial" w:hAnsi="Arial" w:cs="Arial"/>
          <w:color w:val="000000"/>
          <w:sz w:val="22"/>
          <w:szCs w:val="22"/>
        </w:rPr>
        <w:t>1)</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core biology training</w:t>
      </w:r>
      <w:r w:rsidR="00271B3F" w:rsidRPr="00650BEC">
        <w:rPr>
          <w:rFonts w:ascii="Arial" w:hAnsi="Arial" w:cs="Arial"/>
          <w:color w:val="000000"/>
          <w:sz w:val="22"/>
          <w:szCs w:val="22"/>
        </w:rPr>
        <w:t xml:space="preserve"> </w:t>
      </w:r>
      <w:r w:rsidR="00E63374">
        <w:rPr>
          <w:rFonts w:ascii="Arial" w:hAnsi="Arial" w:cs="Arial"/>
          <w:color w:val="000000"/>
          <w:sz w:val="22"/>
          <w:szCs w:val="22"/>
        </w:rPr>
        <w:t>in</w:t>
      </w:r>
      <w:r w:rsidR="00517672">
        <w:rPr>
          <w:rFonts w:ascii="Arial" w:hAnsi="Arial" w:cs="Arial"/>
          <w:color w:val="000000"/>
          <w:sz w:val="22"/>
          <w:szCs w:val="22"/>
        </w:rPr>
        <w:t xml:space="preserve"> an interdisciplinary approach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(5) </w:t>
      </w:r>
      <w:ins w:id="82" w:author="Pound, Sharon Sweetser" w:date="2017-01-27T10:32:00Z">
        <w:r w:rsidR="00DD7520">
          <w:rPr>
            <w:rFonts w:ascii="Arial" w:hAnsi="Arial" w:cs="Arial"/>
            <w:color w:val="000000"/>
            <w:sz w:val="22"/>
            <w:szCs w:val="22"/>
          </w:rPr>
          <w:t xml:space="preserve">traineeship </w:t>
        </w:r>
      </w:ins>
      <w:r w:rsidR="00A90A44">
        <w:rPr>
          <w:rFonts w:ascii="Arial" w:hAnsi="Arial" w:cs="Arial"/>
          <w:color w:val="000000"/>
          <w:sz w:val="22"/>
          <w:szCs w:val="22"/>
          <w:u w:val="single"/>
        </w:rPr>
        <w:t>outreach</w:t>
      </w:r>
      <w:r w:rsidR="00271B3F" w:rsidRPr="00650BEC">
        <w:rPr>
          <w:rFonts w:ascii="Arial" w:hAnsi="Arial" w:cs="Arial"/>
          <w:color w:val="000000"/>
          <w:sz w:val="22"/>
          <w:szCs w:val="22"/>
        </w:rPr>
        <w:t xml:space="preserve">. </w:t>
      </w:r>
      <w:r w:rsidR="005A6E48">
        <w:rPr>
          <w:rFonts w:ascii="Arial" w:hAnsi="Arial" w:cs="Arial"/>
          <w:color w:val="000000"/>
          <w:sz w:val="22"/>
          <w:szCs w:val="22"/>
        </w:rPr>
        <w:t>Through interdisciplinary research projects (described below), NRT trainees will use skills these modular areas to compete for top jobs.</w:t>
      </w:r>
      <w:r w:rsidR="001B5ED6">
        <w:rPr>
          <w:rFonts w:ascii="Arial" w:hAnsi="Arial" w:cs="Arial"/>
          <w:color w:val="000000"/>
          <w:sz w:val="22"/>
          <w:szCs w:val="22"/>
        </w:rPr>
        <w:t xml:space="preserve"> This model for graduate student training will be monitored as a prototype for building student awareness and faculty support for non-academic</w:t>
      </w:r>
      <w:ins w:id="83" w:author="Susan Kalisz" w:date="2017-01-29T22:19:00Z">
        <w:r w:rsidR="00F83636">
          <w:rPr>
            <w:rFonts w:ascii="Arial" w:hAnsi="Arial" w:cs="Arial"/>
            <w:color w:val="000000"/>
            <w:sz w:val="22"/>
            <w:szCs w:val="22"/>
          </w:rPr>
          <w:t xml:space="preserve"> career choices. </w:t>
        </w:r>
      </w:ins>
    </w:p>
    <w:p w14:paraId="0007CC1A" w14:textId="65726011" w:rsidR="00E34A2A" w:rsidRDefault="00271B3F" w:rsidP="009A55DE">
      <w:pPr>
        <w:ind w:firstLine="720"/>
        <w:rPr>
          <w:rFonts w:ascii="Arial" w:hAnsi="Arial" w:cs="Arial"/>
          <w:i/>
          <w:color w:val="000000"/>
          <w:sz w:val="22"/>
          <w:szCs w:val="22"/>
          <w:u w:val="single"/>
        </w:rPr>
      </w:pPr>
      <w:r w:rsidRPr="00650BEC">
        <w:rPr>
          <w:rFonts w:ascii="Arial" w:hAnsi="Arial" w:cs="Arial"/>
          <w:color w:val="000000"/>
          <w:sz w:val="22"/>
          <w:szCs w:val="22"/>
        </w:rPr>
        <w:t xml:space="preserve">The core biology training builds on existing courses </w:t>
      </w:r>
      <w:r w:rsidR="00E63374">
        <w:rPr>
          <w:rFonts w:ascii="Arial" w:hAnsi="Arial" w:cs="Arial"/>
          <w:color w:val="000000"/>
          <w:sz w:val="22"/>
          <w:szCs w:val="22"/>
        </w:rPr>
        <w:t>and</w:t>
      </w:r>
      <w:r w:rsidRPr="00650BEC">
        <w:rPr>
          <w:rFonts w:ascii="Arial" w:hAnsi="Arial" w:cs="Arial"/>
          <w:color w:val="000000"/>
          <w:sz w:val="22"/>
          <w:szCs w:val="22"/>
        </w:rPr>
        <w:t xml:space="preserve"> feature</w:t>
      </w:r>
      <w:r w:rsidR="00E63374">
        <w:rPr>
          <w:rFonts w:ascii="Arial" w:hAnsi="Arial" w:cs="Arial"/>
          <w:color w:val="000000"/>
          <w:sz w:val="22"/>
          <w:szCs w:val="22"/>
        </w:rPr>
        <w:t>s</w:t>
      </w:r>
      <w:r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Pr="00650BEC">
        <w:rPr>
          <w:rFonts w:ascii="Arial" w:hAnsi="Arial" w:cs="Arial"/>
          <w:color w:val="000000"/>
          <w:sz w:val="22"/>
          <w:szCs w:val="22"/>
        </w:rPr>
        <w:t xml:space="preserve"> field courses. The technological training will largely be delivered in workshops. </w:t>
      </w:r>
      <w:r w:rsidR="00E63374">
        <w:rPr>
          <w:rFonts w:ascii="Arial" w:hAnsi="Arial" w:cs="Arial"/>
          <w:color w:val="000000"/>
          <w:sz w:val="22"/>
          <w:szCs w:val="22"/>
        </w:rPr>
        <w:t>F</w:t>
      </w:r>
      <w:r w:rsidRPr="00650BEC">
        <w:rPr>
          <w:rFonts w:ascii="Arial" w:hAnsi="Arial" w:cs="Arial"/>
          <w:color w:val="000000"/>
          <w:sz w:val="22"/>
          <w:szCs w:val="22"/>
        </w:rPr>
        <w:t xml:space="preserve">aculty already offer workshops that can draw interest from hundreds of applicants; by streaming these online, </w:t>
      </w:r>
      <w:r w:rsidRPr="00650BEC">
        <w:rPr>
          <w:rFonts w:ascii="Arial" w:hAnsi="Arial" w:cs="Arial"/>
          <w:color w:val="000000"/>
          <w:sz w:val="22"/>
          <w:szCs w:val="22"/>
        </w:rPr>
        <w:lastRenderedPageBreak/>
        <w:t xml:space="preserve">we can reach many more </w:t>
      </w:r>
      <w:r w:rsidR="00E63374">
        <w:rPr>
          <w:rFonts w:ascii="Arial" w:hAnsi="Arial" w:cs="Arial"/>
          <w:color w:val="000000"/>
          <w:sz w:val="22"/>
          <w:szCs w:val="22"/>
        </w:rPr>
        <w:t xml:space="preserve">potential </w:t>
      </w:r>
      <w:r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Pr="0072026D">
        <w:rPr>
          <w:rFonts w:ascii="Arial" w:hAnsi="Arial" w:cs="Arial"/>
          <w:color w:val="000000"/>
          <w:sz w:val="22"/>
          <w:szCs w:val="22"/>
        </w:rPr>
        <w:t>4</w:t>
      </w:r>
      <w:r w:rsidRPr="00650BEC">
        <w:rPr>
          <w:rFonts w:ascii="Arial" w:hAnsi="Arial" w:cs="Arial"/>
          <w:color w:val="000000"/>
          <w:sz w:val="22"/>
          <w:szCs w:val="22"/>
        </w:rPr>
        <w:t xml:space="preserve">, trainees will participate in at least one internship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University, as well as train students </w:t>
      </w:r>
      <w:r w:rsidR="00254F06">
        <w:rPr>
          <w:rFonts w:ascii="Arial" w:hAnsi="Arial" w:cs="Arial"/>
          <w:color w:val="000000"/>
          <w:sz w:val="22"/>
          <w:szCs w:val="22"/>
        </w:rPr>
        <w:t>in science writing and have them write and disseminate a short popular press article about their work.</w:t>
      </w:r>
    </w:p>
    <w:p w14:paraId="0263DDD7" w14:textId="12591F05" w:rsidR="00D823C3" w:rsidRPr="00924A66" w:rsidRDefault="00D823C3" w:rsidP="00DD7520">
      <w:pPr>
        <w:spacing w:before="120" w:after="40"/>
        <w:rPr>
          <w:rFonts w:ascii="Arial" w:hAnsi="Arial" w:cs="Arial"/>
          <w:i/>
          <w:color w:val="000000"/>
          <w:sz w:val="22"/>
          <w:szCs w:val="22"/>
          <w:u w:val="single"/>
        </w:rPr>
      </w:pPr>
      <w:r w:rsidRPr="00924A66">
        <w:rPr>
          <w:rFonts w:ascii="Arial" w:hAnsi="Arial" w:cs="Arial"/>
          <w:i/>
          <w:color w:val="000000"/>
          <w:sz w:val="22"/>
          <w:szCs w:val="22"/>
          <w:u w:val="single"/>
        </w:rPr>
        <w:t>Outcomes</w:t>
      </w:r>
    </w:p>
    <w:p w14:paraId="4BCB5473" w14:textId="72414FD4" w:rsidR="009A68D7" w:rsidRPr="00650BEC" w:rsidRDefault="00271B3F"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Throughout the life of the </w:t>
      </w:r>
      <w:ins w:id="84" w:author="Susan Kalisz" w:date="2017-02-02T21:21:00Z">
        <w:r w:rsidR="00400431">
          <w:rPr>
            <w:rFonts w:ascii="Arial" w:hAnsi="Arial" w:cs="Arial"/>
            <w:color w:val="000000"/>
            <w:sz w:val="22"/>
            <w:szCs w:val="22"/>
          </w:rPr>
          <w:t>program</w:t>
        </w:r>
      </w:ins>
      <w:r w:rsidRPr="00650BEC">
        <w:rPr>
          <w:rFonts w:ascii="Arial" w:hAnsi="Arial" w:cs="Arial"/>
          <w:color w:val="000000"/>
          <w:sz w:val="22"/>
          <w:szCs w:val="22"/>
        </w:rPr>
        <w:t>, integration with our external partners will help us tailor training to meet key needs they identify.</w:t>
      </w:r>
      <w:r w:rsidR="00390BB6" w:rsidRPr="00650BEC">
        <w:rPr>
          <w:rFonts w:ascii="Arial" w:hAnsi="Arial" w:cs="Arial"/>
          <w:color w:val="000000"/>
          <w:sz w:val="22"/>
          <w:szCs w:val="22"/>
        </w:rPr>
        <w:t xml:space="preserve"> The overall goal is to graduate Master</w:t>
      </w:r>
      <w:r w:rsidR="002E4EDD">
        <w:rPr>
          <w:rFonts w:ascii="Arial" w:hAnsi="Arial" w:cs="Arial"/>
          <w:color w:val="000000"/>
          <w:sz w:val="22"/>
          <w:szCs w:val="22"/>
        </w:rPr>
        <w:t>’</w:t>
      </w:r>
      <w:r w:rsidR="00390BB6" w:rsidRPr="00650BEC">
        <w:rPr>
          <w:rFonts w:ascii="Arial" w:hAnsi="Arial" w:cs="Arial"/>
          <w:color w:val="000000"/>
          <w:sz w:val="22"/>
          <w:szCs w:val="22"/>
        </w:rPr>
        <w:t>s and Ph</w:t>
      </w:r>
      <w:r w:rsidR="002E4EDD">
        <w:rPr>
          <w:rFonts w:ascii="Arial" w:hAnsi="Arial" w:cs="Arial"/>
          <w:color w:val="000000"/>
          <w:sz w:val="22"/>
          <w:szCs w:val="22"/>
        </w:rPr>
        <w:t>.</w:t>
      </w:r>
      <w:r w:rsidR="00390BB6" w:rsidRPr="00650BEC">
        <w:rPr>
          <w:rFonts w:ascii="Arial" w:hAnsi="Arial" w:cs="Arial"/>
          <w:color w:val="000000"/>
          <w:sz w:val="22"/>
          <w:szCs w:val="22"/>
        </w:rPr>
        <w:t>D</w:t>
      </w:r>
      <w:r w:rsidR="002E4EDD">
        <w:rPr>
          <w:rFonts w:ascii="Arial" w:hAnsi="Arial" w:cs="Arial"/>
          <w:color w:val="000000"/>
          <w:sz w:val="22"/>
          <w:szCs w:val="22"/>
        </w:rPr>
        <w:t>.</w:t>
      </w:r>
      <w:r w:rsidR="00390BB6" w:rsidRPr="00650BEC">
        <w:rPr>
          <w:rFonts w:ascii="Arial" w:hAnsi="Arial" w:cs="Arial"/>
          <w:color w:val="000000"/>
          <w:sz w:val="22"/>
          <w:szCs w:val="22"/>
        </w:rPr>
        <w:t xml:space="preserve"> students </w:t>
      </w:r>
      <w:r w:rsidR="00E63374">
        <w:rPr>
          <w:rFonts w:ascii="Arial" w:hAnsi="Arial" w:cs="Arial"/>
          <w:color w:val="000000"/>
          <w:sz w:val="22"/>
          <w:szCs w:val="22"/>
        </w:rPr>
        <w:t>who</w:t>
      </w:r>
      <w:r w:rsidR="00390BB6" w:rsidRPr="00650BEC">
        <w:rPr>
          <w:rFonts w:ascii="Arial" w:hAnsi="Arial" w:cs="Arial"/>
          <w:color w:val="000000"/>
          <w:sz w:val="22"/>
          <w:szCs w:val="22"/>
        </w:rPr>
        <w:t xml:space="preserve"> </w:t>
      </w:r>
      <w:r w:rsidR="00A11590" w:rsidRPr="00650BEC">
        <w:rPr>
          <w:rFonts w:ascii="Arial" w:hAnsi="Arial" w:cs="Arial"/>
          <w:color w:val="000000"/>
          <w:sz w:val="22"/>
          <w:szCs w:val="22"/>
        </w:rPr>
        <w:t>inten</w:t>
      </w:r>
      <w:r w:rsidR="00E63374">
        <w:rPr>
          <w:rFonts w:ascii="Arial" w:hAnsi="Arial" w:cs="Arial"/>
          <w:color w:val="000000"/>
          <w:sz w:val="22"/>
          <w:szCs w:val="22"/>
        </w:rPr>
        <w:t>d</w:t>
      </w:r>
      <w:r w:rsidR="00390BB6" w:rsidRPr="00650BEC">
        <w:rPr>
          <w:rFonts w:ascii="Arial" w:hAnsi="Arial" w:cs="Arial"/>
          <w:color w:val="000000"/>
          <w:sz w:val="22"/>
          <w:szCs w:val="22"/>
        </w:rPr>
        <w:t xml:space="preserve"> </w:t>
      </w:r>
      <w:r w:rsidR="00E63374">
        <w:rPr>
          <w:rFonts w:ascii="Arial" w:hAnsi="Arial" w:cs="Arial"/>
          <w:color w:val="000000"/>
          <w:sz w:val="22"/>
          <w:szCs w:val="22"/>
        </w:rPr>
        <w:t>to</w:t>
      </w:r>
      <w:r w:rsidR="00390BB6" w:rsidRPr="00650BEC">
        <w:rPr>
          <w:rFonts w:ascii="Arial" w:hAnsi="Arial" w:cs="Arial"/>
          <w:color w:val="000000"/>
          <w:sz w:val="22"/>
          <w:szCs w:val="22"/>
        </w:rPr>
        <w:t xml:space="preserve"> pursu</w:t>
      </w:r>
      <w:r w:rsidR="00E63374">
        <w:rPr>
          <w:rFonts w:ascii="Arial" w:hAnsi="Arial" w:cs="Arial"/>
          <w:color w:val="000000"/>
          <w:sz w:val="22"/>
          <w:szCs w:val="22"/>
        </w:rPr>
        <w:t>e</w:t>
      </w:r>
      <w:r w:rsidR="00390BB6" w:rsidRPr="00650BEC">
        <w:rPr>
          <w:rFonts w:ascii="Arial" w:hAnsi="Arial" w:cs="Arial"/>
          <w:color w:val="000000"/>
          <w:sz w:val="22"/>
          <w:szCs w:val="22"/>
        </w:rPr>
        <w:t xml:space="preserve"> careers in business, NGOs, or government</w:t>
      </w:r>
      <w:r w:rsidR="002E4EDD">
        <w:rPr>
          <w:rFonts w:ascii="Arial" w:hAnsi="Arial" w:cs="Arial"/>
          <w:color w:val="000000"/>
          <w:sz w:val="22"/>
          <w:szCs w:val="22"/>
        </w:rPr>
        <w:t>. U</w:t>
      </w:r>
      <w:r w:rsidR="00390BB6" w:rsidRPr="00650BEC">
        <w:rPr>
          <w:rFonts w:ascii="Arial" w:hAnsi="Arial" w:cs="Arial"/>
          <w:color w:val="000000"/>
          <w:sz w:val="22"/>
          <w:szCs w:val="22"/>
        </w:rPr>
        <w:t xml:space="preserve">nusual for many biology graduate programs, especially those at liberal arts colleges (like that of one of our </w:t>
      </w:r>
      <w:r w:rsidR="00D201F6" w:rsidRPr="00650BEC">
        <w:rPr>
          <w:rFonts w:ascii="Arial" w:hAnsi="Arial" w:cs="Arial"/>
          <w:color w:val="000000"/>
          <w:sz w:val="22"/>
          <w:szCs w:val="22"/>
        </w:rPr>
        <w:t xml:space="preserve">three collaborating departments), an academic career will not be the </w:t>
      </w:r>
      <w:r w:rsidR="002E4EDD">
        <w:rPr>
          <w:rFonts w:ascii="Arial" w:hAnsi="Arial" w:cs="Arial"/>
          <w:color w:val="000000"/>
          <w:sz w:val="22"/>
          <w:szCs w:val="22"/>
        </w:rPr>
        <w:t xml:space="preserve">primary </w:t>
      </w:r>
      <w:r w:rsidR="00D201F6" w:rsidRPr="00650BEC">
        <w:rPr>
          <w:rFonts w:ascii="Arial" w:hAnsi="Arial" w:cs="Arial"/>
          <w:color w:val="000000"/>
          <w:sz w:val="22"/>
          <w:szCs w:val="22"/>
        </w:rPr>
        <w:t xml:space="preserve">target for our students upon entry, and we expect few to go down that path.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5E6FECEF" w:rsidR="00584569" w:rsidRDefault="002E4EDD"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85"/>
      <w:commentRangeStart w:id="86"/>
      <w:r>
        <w:rPr>
          <w:rFonts w:ascii="Arial" w:hAnsi="Arial" w:cs="Arial"/>
          <w:color w:val="000000"/>
          <w:sz w:val="22"/>
          <w:szCs w:val="22"/>
        </w:rPr>
        <w:t>Our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commentRangeEnd w:id="85"/>
      <w:r w:rsidR="007D1316">
        <w:rPr>
          <w:rStyle w:val="CommentReference"/>
          <w:rFonts w:asciiTheme="minorHAnsi" w:eastAsiaTheme="minorHAnsi" w:hAnsiTheme="minorHAnsi" w:cstheme="minorBidi"/>
        </w:rPr>
        <w:commentReference w:id="85"/>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commentRangeEnd w:id="86"/>
      <w:r w:rsidR="008E01FF">
        <w:rPr>
          <w:rStyle w:val="CommentReference"/>
          <w:rFonts w:asciiTheme="minorHAnsi" w:eastAsiaTheme="minorHAnsi" w:hAnsiTheme="minorHAnsi" w:cstheme="minorBidi"/>
        </w:rPr>
        <w:commentReference w:id="86"/>
      </w:r>
    </w:p>
    <w:p w14:paraId="27422936" w14:textId="3498C0EE" w:rsidR="00584569" w:rsidRPr="00650BEC" w:rsidRDefault="0058456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p>
    <w:p w14:paraId="5D739E3E" w14:textId="66FB727C" w:rsidR="00022C36" w:rsidRPr="007D50C5" w:rsidRDefault="00022C36" w:rsidP="00DD7520">
      <w:pPr>
        <w:pStyle w:val="NormalWeb"/>
        <w:shd w:val="clear" w:color="auto" w:fill="FFFFFF"/>
        <w:spacing w:before="120" w:beforeAutospacing="0" w:after="40" w:afterAutospacing="0"/>
        <w:outlineLvl w:val="0"/>
        <w:rPr>
          <w:rFonts w:ascii="Arial" w:hAnsi="Arial" w:cs="Arial"/>
          <w:i/>
          <w:color w:val="000000"/>
          <w:sz w:val="22"/>
          <w:szCs w:val="22"/>
          <w:u w:val="single"/>
        </w:rPr>
      </w:pPr>
      <w:r w:rsidRPr="00E130C8">
        <w:rPr>
          <w:rFonts w:ascii="Arial" w:hAnsi="Arial" w:cs="Arial"/>
          <w:i/>
          <w:color w:val="000000"/>
          <w:sz w:val="22"/>
          <w:szCs w:val="22"/>
          <w:highlight w:val="cyan"/>
          <w:u w:val="single"/>
          <w:rPrChange w:id="87" w:author="Susan Kalisz" w:date="2017-02-02T21:56:00Z">
            <w:rPr>
              <w:rFonts w:ascii="Arial" w:hAnsi="Arial" w:cs="Arial"/>
              <w:i/>
              <w:color w:val="000000"/>
              <w:sz w:val="22"/>
              <w:szCs w:val="22"/>
              <w:u w:val="single"/>
            </w:rPr>
          </w:rPrChange>
        </w:rPr>
        <w:t>Context</w:t>
      </w:r>
      <w:r w:rsidRPr="007D50C5">
        <w:rPr>
          <w:rFonts w:ascii="Arial" w:hAnsi="Arial" w:cs="Arial"/>
          <w:i/>
          <w:color w:val="000000"/>
          <w:sz w:val="22"/>
          <w:szCs w:val="22"/>
          <w:u w:val="single"/>
        </w:rPr>
        <w:t xml:space="preserve"> for </w:t>
      </w:r>
      <w:r w:rsidR="00193E14" w:rsidRPr="007D50C5">
        <w:rPr>
          <w:rFonts w:ascii="Arial" w:hAnsi="Arial" w:cs="Arial"/>
          <w:i/>
          <w:color w:val="000000"/>
          <w:sz w:val="22"/>
          <w:szCs w:val="22"/>
          <w:u w:val="single"/>
        </w:rPr>
        <w:t>Added Value</w:t>
      </w:r>
    </w:p>
    <w:p w14:paraId="30790FEB" w14:textId="0FC1F0B1" w:rsidR="006542DF" w:rsidRPr="007D50C5" w:rsidDel="00B707CD" w:rsidRDefault="007D50C5" w:rsidP="00806668">
      <w:pPr>
        <w:pStyle w:val="Caption"/>
        <w:ind w:firstLine="720"/>
        <w:contextualSpacing/>
        <w:rPr>
          <w:del w:id="88" w:author="Brian O'Meara" w:date="2017-02-01T03:22:00Z"/>
          <w:rFonts w:ascii="Arial" w:hAnsi="Arial" w:cs="Arial"/>
          <w:b w:val="0"/>
          <w:color w:val="000000"/>
          <w:sz w:val="22"/>
          <w:szCs w:val="22"/>
        </w:rPr>
      </w:pPr>
      <w:ins w:id="89" w:author="Susan Kalisz" w:date="2017-02-02T21:11:00Z">
        <w:r>
          <w:rPr>
            <w:rFonts w:ascii="Arial" w:hAnsi="Arial" w:cs="Arial"/>
            <w:b w:val="0"/>
            <w:color w:val="000000"/>
            <w:sz w:val="22"/>
            <w:szCs w:val="22"/>
          </w:rPr>
          <w:t>We</w:t>
        </w:r>
      </w:ins>
      <w:del w:id="90" w:author="Susan Kalisz" w:date="2017-02-02T21:11:00Z">
        <w:r w:rsidR="00C3104A" w:rsidRPr="007D50C5" w:rsidDel="007D50C5">
          <w:rPr>
            <w:rFonts w:ascii="Arial" w:hAnsi="Arial" w:cs="Arial"/>
            <w:b w:val="0"/>
            <w:color w:val="000000"/>
            <w:sz w:val="22"/>
            <w:szCs w:val="22"/>
          </w:rPr>
          <w:delText>Our programs</w:delText>
        </w:r>
      </w:del>
      <w:r w:rsidR="00C3104A" w:rsidRPr="007D50C5">
        <w:rPr>
          <w:rFonts w:ascii="Arial" w:hAnsi="Arial" w:cs="Arial"/>
          <w:b w:val="0"/>
          <w:color w:val="000000"/>
          <w:sz w:val="22"/>
          <w:szCs w:val="22"/>
        </w:rPr>
        <w:t xml:space="preserve"> </w:t>
      </w:r>
      <w:ins w:id="91" w:author="Susan Kalisz" w:date="2017-02-02T20:14:00Z">
        <w:r w:rsidR="003A221D" w:rsidRPr="007D50C5">
          <w:rPr>
            <w:rFonts w:ascii="Arial" w:hAnsi="Arial" w:cs="Arial"/>
            <w:b w:val="0"/>
            <w:color w:val="000000"/>
            <w:sz w:val="22"/>
            <w:szCs w:val="22"/>
          </w:rPr>
          <w:t xml:space="preserve">will </w:t>
        </w:r>
      </w:ins>
      <w:r w:rsidR="00C3104A" w:rsidRPr="007D50C5">
        <w:rPr>
          <w:rFonts w:ascii="Arial" w:hAnsi="Arial" w:cs="Arial"/>
          <w:b w:val="0"/>
          <w:color w:val="000000"/>
          <w:sz w:val="22"/>
          <w:szCs w:val="22"/>
        </w:rPr>
        <w:t xml:space="preserve">track </w:t>
      </w:r>
      <w:ins w:id="92" w:author="Susan Kalisz" w:date="2017-02-02T21:12:00Z">
        <w:r>
          <w:rPr>
            <w:rFonts w:ascii="Arial" w:hAnsi="Arial" w:cs="Arial"/>
            <w:b w:val="0"/>
            <w:color w:val="000000"/>
            <w:sz w:val="22"/>
            <w:szCs w:val="22"/>
          </w:rPr>
          <w:t xml:space="preserve">the </w:t>
        </w:r>
      </w:ins>
      <w:ins w:id="93" w:author="Susan Kalisz" w:date="2017-02-02T20:14:00Z">
        <w:r w:rsidR="003A221D" w:rsidRPr="007D50C5">
          <w:rPr>
            <w:rFonts w:ascii="Arial" w:hAnsi="Arial" w:cs="Arial"/>
            <w:b w:val="0"/>
            <w:color w:val="000000"/>
            <w:sz w:val="22"/>
            <w:szCs w:val="22"/>
          </w:rPr>
          <w:t xml:space="preserve">NRT </w:t>
        </w:r>
      </w:ins>
      <w:ins w:id="94" w:author="Susan Kalisz" w:date="2017-01-30T12:13:00Z">
        <w:r w:rsidR="00AF7798" w:rsidRPr="007D50C5">
          <w:rPr>
            <w:rFonts w:ascii="Arial" w:hAnsi="Arial" w:cs="Arial"/>
            <w:b w:val="0"/>
            <w:color w:val="000000"/>
            <w:sz w:val="22"/>
            <w:szCs w:val="22"/>
          </w:rPr>
          <w:t xml:space="preserve">student </w:t>
        </w:r>
      </w:ins>
      <w:r w:rsidR="00C3104A" w:rsidRPr="007D50C5">
        <w:rPr>
          <w:rFonts w:ascii="Arial" w:hAnsi="Arial" w:cs="Arial"/>
          <w:b w:val="0"/>
          <w:color w:val="000000"/>
          <w:sz w:val="22"/>
          <w:szCs w:val="22"/>
        </w:rPr>
        <w:t>outcomes</w:t>
      </w:r>
      <w:ins w:id="95" w:author="Susan Kalisz" w:date="2017-02-02T21:11:00Z">
        <w:r>
          <w:rPr>
            <w:rFonts w:ascii="Arial" w:hAnsi="Arial" w:cs="Arial"/>
            <w:b w:val="0"/>
            <w:color w:val="000000"/>
            <w:sz w:val="22"/>
            <w:szCs w:val="22"/>
          </w:rPr>
          <w:t xml:space="preserve"> to assess our </w:t>
        </w:r>
      </w:ins>
      <w:ins w:id="96" w:author="Susan Kalisz" w:date="2017-02-02T21:12:00Z">
        <w:r>
          <w:rPr>
            <w:rFonts w:ascii="Arial" w:hAnsi="Arial" w:cs="Arial"/>
            <w:b w:val="0"/>
            <w:color w:val="000000"/>
            <w:sz w:val="22"/>
            <w:szCs w:val="22"/>
          </w:rPr>
          <w:t>program’s success relative to current student placement</w:t>
        </w:r>
      </w:ins>
      <w:r w:rsidR="00193E14" w:rsidRPr="007D50C5">
        <w:rPr>
          <w:rFonts w:ascii="Arial" w:hAnsi="Arial" w:cs="Arial"/>
          <w:b w:val="0"/>
          <w:color w:val="000000"/>
          <w:sz w:val="22"/>
          <w:szCs w:val="22"/>
        </w:rPr>
        <w:t xml:space="preserve"> (</w:t>
      </w:r>
      <w:commentRangeStart w:id="97"/>
      <w:r w:rsidR="00C1735F" w:rsidRPr="007D50C5">
        <w:rPr>
          <w:rFonts w:ascii="Arial" w:hAnsi="Arial" w:cs="Arial"/>
          <w:b w:val="0"/>
          <w:color w:val="000000"/>
          <w:sz w:val="22"/>
          <w:szCs w:val="22"/>
        </w:rPr>
        <w:t xml:space="preserve">Fig. </w:t>
      </w:r>
      <w:r w:rsidR="002E08CA" w:rsidRPr="007D50C5">
        <w:rPr>
          <w:rFonts w:ascii="Arial" w:hAnsi="Arial" w:cs="Arial"/>
          <w:b w:val="0"/>
          <w:color w:val="000000"/>
          <w:sz w:val="22"/>
          <w:szCs w:val="22"/>
        </w:rPr>
        <w:t>2</w:t>
      </w:r>
      <w:commentRangeEnd w:id="97"/>
      <w:r w:rsidR="00FA7309" w:rsidRPr="007D50C5">
        <w:rPr>
          <w:rStyle w:val="CommentReference"/>
          <w:rFonts w:ascii="Arial" w:hAnsi="Arial" w:cs="Arial"/>
          <w:sz w:val="22"/>
          <w:szCs w:val="22"/>
          <w:rPrChange w:id="98" w:author="Susan Kalisz" w:date="2017-02-02T21:11:00Z">
            <w:rPr>
              <w:rStyle w:val="CommentReference"/>
            </w:rPr>
          </w:rPrChange>
        </w:rPr>
        <w:commentReference w:id="97"/>
      </w:r>
      <w:ins w:id="99" w:author="Brian O'Meara" w:date="2017-02-01T03:22:00Z">
        <w:r w:rsidR="00952B19" w:rsidRPr="007D50C5">
          <w:rPr>
            <w:rFonts w:ascii="Arial" w:hAnsi="Arial" w:cs="Arial"/>
            <w:b w:val="0"/>
            <w:color w:val="000000"/>
            <w:sz w:val="22"/>
            <w:szCs w:val="22"/>
          </w:rPr>
          <w:t>)</w:t>
        </w:r>
      </w:ins>
      <w:r w:rsidR="008C2C02" w:rsidRPr="007D50C5">
        <w:rPr>
          <w:rFonts w:ascii="Arial" w:hAnsi="Arial" w:cs="Arial"/>
          <w:b w:val="0"/>
          <w:color w:val="000000"/>
          <w:sz w:val="22"/>
          <w:szCs w:val="22"/>
        </w:rPr>
        <w:t>.</w:t>
      </w:r>
      <w:r w:rsidR="00184414" w:rsidRPr="007D50C5">
        <w:rPr>
          <w:rFonts w:ascii="Arial" w:hAnsi="Arial" w:cs="Arial"/>
          <w:b w:val="0"/>
          <w:color w:val="000000"/>
          <w:sz w:val="22"/>
          <w:szCs w:val="22"/>
        </w:rPr>
        <w:t xml:space="preserve"> </w:t>
      </w:r>
      <w:r w:rsidR="00562CB3" w:rsidRPr="007D50C5">
        <w:rPr>
          <w:rFonts w:ascii="Arial" w:hAnsi="Arial" w:cs="Arial"/>
          <w:b w:val="0"/>
          <w:color w:val="000000"/>
          <w:sz w:val="22"/>
          <w:szCs w:val="22"/>
        </w:rPr>
        <w:t xml:space="preserve">All </w:t>
      </w:r>
      <w:del w:id="100" w:author="Susan Kalisz" w:date="2017-02-02T21:50:00Z">
        <w:r w:rsidR="00562CB3" w:rsidRPr="007D50C5" w:rsidDel="002C775B">
          <w:rPr>
            <w:rFonts w:ascii="Arial" w:hAnsi="Arial" w:cs="Arial"/>
            <w:b w:val="0"/>
            <w:color w:val="000000"/>
            <w:sz w:val="22"/>
            <w:szCs w:val="22"/>
          </w:rPr>
          <w:delText xml:space="preserve">the </w:delText>
        </w:r>
      </w:del>
      <w:ins w:id="101" w:author="Susan Kalisz" w:date="2017-02-02T21:50:00Z">
        <w:r w:rsidR="002C775B">
          <w:rPr>
            <w:rFonts w:ascii="Arial" w:hAnsi="Arial" w:cs="Arial"/>
            <w:b w:val="0"/>
            <w:color w:val="000000"/>
            <w:sz w:val="22"/>
            <w:szCs w:val="22"/>
          </w:rPr>
          <w:t>our</w:t>
        </w:r>
      </w:ins>
      <w:ins w:id="102" w:author="Susan Kalisz" w:date="2017-02-02T21:52:00Z">
        <w:r w:rsidR="002C775B">
          <w:rPr>
            <w:rFonts w:ascii="Arial" w:hAnsi="Arial" w:cs="Arial"/>
            <w:b w:val="0"/>
            <w:color w:val="000000"/>
            <w:sz w:val="22"/>
            <w:szCs w:val="22"/>
          </w:rPr>
          <w:t xml:space="preserve"> </w:t>
        </w:r>
      </w:ins>
      <w:del w:id="103" w:author="Susan Kalisz" w:date="2017-02-02T21:50:00Z">
        <w:r w:rsidR="00562CB3" w:rsidRPr="007D50C5" w:rsidDel="00156387">
          <w:rPr>
            <w:rFonts w:ascii="Arial" w:hAnsi="Arial" w:cs="Arial"/>
            <w:b w:val="0"/>
            <w:color w:val="000000"/>
            <w:sz w:val="22"/>
            <w:szCs w:val="22"/>
          </w:rPr>
          <w:delText xml:space="preserve">programs </w:delText>
        </w:r>
      </w:del>
      <w:ins w:id="104" w:author="Susan Kalisz" w:date="2017-02-02T21:50:00Z">
        <w:r w:rsidR="00156387">
          <w:rPr>
            <w:rFonts w:ascii="Arial" w:hAnsi="Arial" w:cs="Arial"/>
            <w:b w:val="0"/>
            <w:color w:val="000000"/>
            <w:sz w:val="22"/>
            <w:szCs w:val="22"/>
          </w:rPr>
          <w:t>departments</w:t>
        </w:r>
        <w:r w:rsidR="00156387" w:rsidRPr="007D50C5">
          <w:rPr>
            <w:rFonts w:ascii="Arial" w:hAnsi="Arial" w:cs="Arial"/>
            <w:b w:val="0"/>
            <w:color w:val="000000"/>
            <w:sz w:val="22"/>
            <w:szCs w:val="22"/>
          </w:rPr>
          <w:t xml:space="preserve"> </w:t>
        </w:r>
      </w:ins>
      <w:r w:rsidR="00562CB3" w:rsidRPr="007D50C5">
        <w:rPr>
          <w:rFonts w:ascii="Arial" w:hAnsi="Arial" w:cs="Arial"/>
          <w:b w:val="0"/>
          <w:color w:val="000000"/>
          <w:sz w:val="22"/>
          <w:szCs w:val="22"/>
        </w:rPr>
        <w:t xml:space="preserve">currently have a substantial proportion of graduates going on to academia, but </w:t>
      </w:r>
      <w:ins w:id="105" w:author="Susan Kalisz" w:date="2017-01-30T23:02:00Z">
        <w:r w:rsidR="00B55C47" w:rsidRPr="007D50C5">
          <w:rPr>
            <w:rFonts w:ascii="Arial" w:hAnsi="Arial" w:cs="Arial"/>
            <w:b w:val="0"/>
            <w:color w:val="000000"/>
            <w:sz w:val="22"/>
            <w:szCs w:val="22"/>
          </w:rPr>
          <w:t>many</w:t>
        </w:r>
      </w:ins>
      <w:r w:rsidR="00562CB3" w:rsidRPr="007D50C5">
        <w:rPr>
          <w:rFonts w:ascii="Arial" w:hAnsi="Arial" w:cs="Arial"/>
          <w:b w:val="0"/>
          <w:color w:val="000000"/>
          <w:sz w:val="22"/>
          <w:szCs w:val="22"/>
        </w:rPr>
        <w:t xml:space="preserve"> students (red</w:t>
      </w:r>
      <w:ins w:id="106" w:author="Susan Kalisz" w:date="2017-01-30T12:15:00Z">
        <w:r w:rsidR="00AF7798" w:rsidRPr="007D50C5">
          <w:rPr>
            <w:rFonts w:ascii="Arial" w:hAnsi="Arial" w:cs="Arial"/>
            <w:b w:val="0"/>
            <w:color w:val="000000"/>
            <w:sz w:val="22"/>
            <w:szCs w:val="22"/>
          </w:rPr>
          <w:t xml:space="preserve"> bars, Fig 2</w:t>
        </w:r>
      </w:ins>
      <w:r w:rsidR="00562CB3" w:rsidRPr="007D50C5">
        <w:rPr>
          <w:rFonts w:ascii="Arial" w:hAnsi="Arial" w:cs="Arial"/>
          <w:b w:val="0"/>
          <w:color w:val="000000"/>
          <w:sz w:val="22"/>
          <w:szCs w:val="22"/>
        </w:rPr>
        <w:t xml:space="preserve">) who </w:t>
      </w:r>
      <w:ins w:id="107" w:author="Susan Kalisz" w:date="2017-01-30T23:02:00Z">
        <w:r w:rsidR="00B55C47" w:rsidRPr="007D50C5">
          <w:rPr>
            <w:rFonts w:ascii="Arial" w:hAnsi="Arial" w:cs="Arial"/>
            <w:b w:val="0"/>
            <w:color w:val="000000"/>
            <w:sz w:val="22"/>
            <w:szCs w:val="22"/>
          </w:rPr>
          <w:t>are employed outside</w:t>
        </w:r>
      </w:ins>
      <w:r w:rsidR="00562CB3" w:rsidRPr="007D50C5">
        <w:rPr>
          <w:rFonts w:ascii="Arial" w:hAnsi="Arial" w:cs="Arial"/>
          <w:b w:val="0"/>
          <w:color w:val="000000"/>
          <w:sz w:val="22"/>
          <w:szCs w:val="22"/>
        </w:rPr>
        <w:t xml:space="preserve"> academia.</w:t>
      </w:r>
      <w:ins w:id="108" w:author="Susan Kalisz" w:date="2017-01-31T22:46:00Z">
        <w:r w:rsidR="001829AB" w:rsidRPr="007D50C5">
          <w:rPr>
            <w:rFonts w:ascii="Arial" w:hAnsi="Arial" w:cs="Arial"/>
            <w:b w:val="0"/>
            <w:color w:val="000000"/>
            <w:sz w:val="22"/>
            <w:szCs w:val="22"/>
          </w:rPr>
          <w:t xml:space="preserve"> </w:t>
        </w:r>
      </w:ins>
      <w:ins w:id="109" w:author="Susan Kalisz" w:date="2017-01-30T12:15:00Z">
        <w:r w:rsidR="00AF7798" w:rsidRPr="007D50C5">
          <w:rPr>
            <w:rFonts w:ascii="Arial" w:hAnsi="Arial" w:cs="Arial"/>
            <w:b w:val="0"/>
            <w:color w:val="000000"/>
            <w:sz w:val="22"/>
            <w:szCs w:val="22"/>
          </w:rPr>
          <w:t xml:space="preserve">These </w:t>
        </w:r>
      </w:ins>
      <w:r w:rsidR="00184414" w:rsidRPr="007D50C5">
        <w:rPr>
          <w:rFonts w:ascii="Arial" w:hAnsi="Arial" w:cs="Arial"/>
          <w:b w:val="0"/>
          <w:color w:val="000000"/>
          <w:sz w:val="22"/>
          <w:szCs w:val="22"/>
        </w:rPr>
        <w:t xml:space="preserve">baseline data will </w:t>
      </w:r>
      <w:ins w:id="110" w:author="Susan Kalisz" w:date="2017-01-30T12:15:00Z">
        <w:r w:rsidR="00AF7798" w:rsidRPr="007D50C5">
          <w:rPr>
            <w:rFonts w:ascii="Arial" w:hAnsi="Arial" w:cs="Arial"/>
            <w:b w:val="0"/>
            <w:color w:val="000000"/>
            <w:sz w:val="22"/>
            <w:szCs w:val="22"/>
          </w:rPr>
          <w:t>help</w:t>
        </w:r>
      </w:ins>
      <w:r w:rsidR="00184414" w:rsidRPr="007D50C5">
        <w:rPr>
          <w:rFonts w:ascii="Arial" w:hAnsi="Arial" w:cs="Arial"/>
          <w:b w:val="0"/>
          <w:color w:val="000000"/>
          <w:sz w:val="22"/>
          <w:szCs w:val="22"/>
        </w:rPr>
        <w:t xml:space="preserve"> us to measure the </w:t>
      </w:r>
      <w:ins w:id="111" w:author="Susan Kalisz" w:date="2017-01-30T23:03:00Z">
        <w:r w:rsidR="00B55C47" w:rsidRPr="007D50C5">
          <w:rPr>
            <w:rFonts w:ascii="Arial" w:hAnsi="Arial" w:cs="Arial"/>
            <w:b w:val="0"/>
            <w:color w:val="000000"/>
            <w:sz w:val="22"/>
            <w:szCs w:val="22"/>
          </w:rPr>
          <w:t xml:space="preserve">effectiveness </w:t>
        </w:r>
      </w:ins>
      <w:r w:rsidR="00184414" w:rsidRPr="007D50C5">
        <w:rPr>
          <w:rFonts w:ascii="Arial" w:hAnsi="Arial" w:cs="Arial"/>
          <w:b w:val="0"/>
          <w:color w:val="000000"/>
          <w:sz w:val="22"/>
          <w:szCs w:val="22"/>
        </w:rPr>
        <w:t xml:space="preserve">of </w:t>
      </w:r>
      <w:ins w:id="112" w:author="Susan Kalisz" w:date="2017-01-30T12:16:00Z">
        <w:r w:rsidR="00AF7798" w:rsidRPr="007D50C5">
          <w:rPr>
            <w:rFonts w:ascii="Arial" w:hAnsi="Arial" w:cs="Arial"/>
            <w:b w:val="0"/>
            <w:color w:val="000000"/>
            <w:sz w:val="22"/>
            <w:szCs w:val="22"/>
          </w:rPr>
          <w:t xml:space="preserve">our </w:t>
        </w:r>
      </w:ins>
      <w:r w:rsidR="00184414" w:rsidRPr="007D50C5">
        <w:rPr>
          <w:rFonts w:ascii="Arial" w:hAnsi="Arial" w:cs="Arial"/>
          <w:b w:val="0"/>
          <w:color w:val="000000"/>
          <w:sz w:val="22"/>
          <w:szCs w:val="22"/>
        </w:rPr>
        <w:t>program</w:t>
      </w:r>
      <w:ins w:id="113" w:author="Susan Kalisz" w:date="2017-01-30T23:03:00Z">
        <w:r w:rsidR="00B55C47" w:rsidRPr="007D50C5">
          <w:rPr>
            <w:rFonts w:ascii="Arial" w:hAnsi="Arial" w:cs="Arial"/>
            <w:b w:val="0"/>
            <w:color w:val="000000"/>
            <w:sz w:val="22"/>
            <w:szCs w:val="22"/>
          </w:rPr>
          <w:t xml:space="preserve"> in placing our graduates</w:t>
        </w:r>
      </w:ins>
      <w:r w:rsidR="00184414" w:rsidRPr="007D50C5">
        <w:rPr>
          <w:rFonts w:ascii="Arial" w:hAnsi="Arial" w:cs="Arial"/>
          <w:b w:val="0"/>
          <w:color w:val="000000"/>
          <w:sz w:val="22"/>
          <w:szCs w:val="22"/>
        </w:rPr>
        <w:t xml:space="preserve">. </w:t>
      </w:r>
      <w:del w:id="114" w:author="Susan Kalisz" w:date="2017-02-02T21:19:00Z">
        <w:r w:rsidR="00184414" w:rsidRPr="007D50C5" w:rsidDel="00400431">
          <w:rPr>
            <w:rFonts w:ascii="Arial" w:hAnsi="Arial" w:cs="Arial"/>
            <w:b w:val="0"/>
            <w:color w:val="000000"/>
            <w:sz w:val="22"/>
            <w:szCs w:val="22"/>
          </w:rPr>
          <w:delText xml:space="preserve">It </w:delText>
        </w:r>
      </w:del>
      <w:ins w:id="115" w:author="Susan Kalisz" w:date="2017-02-02T21:19:00Z">
        <w:r w:rsidR="00400431">
          <w:rPr>
            <w:rFonts w:ascii="Arial" w:hAnsi="Arial" w:cs="Arial"/>
            <w:b w:val="0"/>
            <w:color w:val="000000"/>
            <w:sz w:val="22"/>
            <w:szCs w:val="22"/>
          </w:rPr>
          <w:t>New data will</w:t>
        </w:r>
        <w:r w:rsidR="00400431" w:rsidRPr="007D50C5">
          <w:rPr>
            <w:rFonts w:ascii="Arial" w:hAnsi="Arial" w:cs="Arial"/>
            <w:b w:val="0"/>
            <w:color w:val="000000"/>
            <w:sz w:val="22"/>
            <w:szCs w:val="22"/>
          </w:rPr>
          <w:t xml:space="preserve"> </w:t>
        </w:r>
      </w:ins>
      <w:r w:rsidR="00184414" w:rsidRPr="007D50C5">
        <w:rPr>
          <w:rFonts w:ascii="Arial" w:hAnsi="Arial" w:cs="Arial"/>
          <w:b w:val="0"/>
          <w:color w:val="000000"/>
          <w:sz w:val="22"/>
          <w:szCs w:val="22"/>
        </w:rPr>
        <w:t>also allows us to integrat</w:t>
      </w:r>
      <w:r w:rsidR="00A04A25" w:rsidRPr="007D50C5">
        <w:rPr>
          <w:rFonts w:ascii="Arial" w:hAnsi="Arial" w:cs="Arial"/>
          <w:b w:val="0"/>
          <w:color w:val="000000"/>
          <w:sz w:val="22"/>
          <w:szCs w:val="22"/>
        </w:rPr>
        <w:t xml:space="preserve">e program participants into alumni networks, especially </w:t>
      </w:r>
      <w:del w:id="116" w:author="Susan Kalisz" w:date="2017-02-02T21:19:00Z">
        <w:r w:rsidR="006767B0" w:rsidRPr="007D50C5" w:rsidDel="00400431">
          <w:rPr>
            <w:rFonts w:ascii="Arial" w:hAnsi="Arial" w:cs="Arial"/>
            <w:b w:val="0"/>
            <w:color w:val="000000"/>
            <w:sz w:val="22"/>
            <w:szCs w:val="22"/>
          </w:rPr>
          <w:delText>with</w:delText>
        </w:r>
        <w:r w:rsidR="00A04A25" w:rsidRPr="007D50C5" w:rsidDel="00400431">
          <w:rPr>
            <w:rFonts w:ascii="Arial" w:hAnsi="Arial" w:cs="Arial"/>
            <w:b w:val="0"/>
            <w:color w:val="000000"/>
            <w:sz w:val="22"/>
            <w:szCs w:val="22"/>
          </w:rPr>
          <w:delText xml:space="preserve"> alumni</w:delText>
        </w:r>
      </w:del>
      <w:ins w:id="117" w:author="Susan Kalisz" w:date="2017-02-02T21:19:00Z">
        <w:r w:rsidR="00400431">
          <w:rPr>
            <w:rFonts w:ascii="Arial" w:hAnsi="Arial" w:cs="Arial"/>
            <w:b w:val="0"/>
            <w:color w:val="000000"/>
            <w:sz w:val="22"/>
            <w:szCs w:val="22"/>
          </w:rPr>
          <w:t>those</w:t>
        </w:r>
      </w:ins>
      <w:r w:rsidR="00A04A25" w:rsidRPr="007D50C5">
        <w:rPr>
          <w:rFonts w:ascii="Arial" w:hAnsi="Arial" w:cs="Arial"/>
          <w:b w:val="0"/>
          <w:color w:val="000000"/>
          <w:sz w:val="22"/>
          <w:szCs w:val="22"/>
        </w:rPr>
        <w:t xml:space="preserve"> outside academia.</w:t>
      </w:r>
      <w:r w:rsidR="002442A1" w:rsidRPr="007D50C5">
        <w:rPr>
          <w:rFonts w:ascii="Arial" w:hAnsi="Arial" w:cs="Arial"/>
          <w:b w:val="0"/>
          <w:color w:val="000000"/>
          <w:sz w:val="22"/>
          <w:szCs w:val="22"/>
        </w:rPr>
        <w:t xml:space="preserve"> </w:t>
      </w:r>
      <w:del w:id="118" w:author="Brian O'Meara" w:date="2017-02-01T03:22:00Z">
        <w:r w:rsidR="002442A1" w:rsidRPr="007D50C5" w:rsidDel="00B707CD">
          <w:rPr>
            <w:rFonts w:ascii="Arial" w:hAnsi="Arial" w:cs="Arial"/>
            <w:b w:val="0"/>
            <w:color w:val="000000"/>
            <w:sz w:val="22"/>
            <w:szCs w:val="22"/>
          </w:rPr>
          <w:delText>These data suggest that for our programs, academia remains the default outcome, with 83% of EEB Ph</w:delText>
        </w:r>
        <w:r w:rsidR="001D323B" w:rsidRPr="007D50C5" w:rsidDel="00B707CD">
          <w:rPr>
            <w:rFonts w:ascii="Arial" w:hAnsi="Arial" w:cs="Arial"/>
            <w:b w:val="0"/>
            <w:color w:val="000000"/>
            <w:sz w:val="22"/>
            <w:szCs w:val="22"/>
          </w:rPr>
          <w:delText>.</w:delText>
        </w:r>
        <w:r w:rsidR="002442A1" w:rsidRPr="007D50C5" w:rsidDel="00B707CD">
          <w:rPr>
            <w:rFonts w:ascii="Arial" w:hAnsi="Arial" w:cs="Arial"/>
            <w:b w:val="0"/>
            <w:color w:val="000000"/>
            <w:sz w:val="22"/>
            <w:szCs w:val="22"/>
          </w:rPr>
          <w:delText>D</w:delText>
        </w:r>
        <w:r w:rsidR="001D323B" w:rsidRPr="007D50C5" w:rsidDel="00B707CD">
          <w:rPr>
            <w:rFonts w:ascii="Arial" w:hAnsi="Arial" w:cs="Arial"/>
            <w:b w:val="0"/>
            <w:color w:val="000000"/>
            <w:sz w:val="22"/>
            <w:szCs w:val="22"/>
          </w:rPr>
          <w:delText xml:space="preserve">. </w:delText>
        </w:r>
        <w:r w:rsidR="002442A1" w:rsidRPr="007D50C5" w:rsidDel="00B707CD">
          <w:rPr>
            <w:rFonts w:ascii="Arial" w:hAnsi="Arial" w:cs="Arial"/>
            <w:b w:val="0"/>
            <w:color w:val="000000"/>
            <w:sz w:val="22"/>
            <w:szCs w:val="22"/>
          </w:rPr>
          <w:delText xml:space="preserve">graduates either in a faculty role or in some other academic research position (often postdoctoral positions, especially for recent graduates, with the intention of moving on to faculty positions) and 50% for </w:delText>
        </w:r>
        <w:r w:rsidR="00E63374" w:rsidRPr="007D50C5" w:rsidDel="00B707CD">
          <w:rPr>
            <w:rFonts w:ascii="Arial" w:hAnsi="Arial" w:cs="Arial"/>
            <w:b w:val="0"/>
            <w:color w:val="000000"/>
            <w:sz w:val="22"/>
            <w:szCs w:val="22"/>
          </w:rPr>
          <w:delText>EPP</w:delText>
        </w:r>
        <w:r w:rsidR="002442A1" w:rsidRPr="007D50C5" w:rsidDel="00B707CD">
          <w:rPr>
            <w:rFonts w:ascii="Arial" w:hAnsi="Arial" w:cs="Arial"/>
            <w:b w:val="0"/>
            <w:color w:val="000000"/>
            <w:sz w:val="22"/>
            <w:szCs w:val="22"/>
          </w:rPr>
          <w:delText xml:space="preserve">. </w:delText>
        </w:r>
      </w:del>
    </w:p>
    <w:p w14:paraId="574A3F4F" w14:textId="5038EF94" w:rsidR="008326EE" w:rsidRPr="007D50C5" w:rsidRDefault="008326EE" w:rsidP="00B707CD">
      <w:pPr>
        <w:rPr>
          <w:rFonts w:ascii="Arial" w:hAnsi="Arial" w:cs="Arial"/>
          <w:sz w:val="22"/>
          <w:szCs w:val="22"/>
          <w:rPrChange w:id="119" w:author="Susan Kalisz" w:date="2017-02-02T21:11:00Z">
            <w:rPr/>
          </w:rPrChange>
        </w:rPr>
      </w:pPr>
      <w:del w:id="120" w:author="Brian O'Meara" w:date="2017-02-01T03:22:00Z">
        <w:r w:rsidRPr="007D50C5" w:rsidDel="00B707CD">
          <w:rPr>
            <w:rFonts w:ascii="Arial" w:hAnsi="Arial" w:cs="Arial"/>
            <w:bCs/>
            <w:sz w:val="22"/>
            <w:szCs w:val="22"/>
            <w:rPrChange w:id="121" w:author="Susan Kalisz" w:date="2017-02-02T21:11:00Z">
              <w:rPr>
                <w:bCs/>
                <w:highlight w:val="yellow"/>
              </w:rPr>
            </w:rPrChange>
          </w:rPr>
          <w:delText>[</w:delText>
        </w:r>
      </w:del>
      <w:r w:rsidRPr="007D50C5">
        <w:rPr>
          <w:rFonts w:ascii="Arial" w:hAnsi="Arial" w:cs="Arial"/>
          <w:bCs/>
          <w:sz w:val="22"/>
          <w:szCs w:val="22"/>
          <w:rPrChange w:id="122" w:author="Susan Kalisz" w:date="2017-02-02T21:11:00Z">
            <w:rPr>
              <w:bCs/>
              <w:highlight w:val="yellow"/>
            </w:rPr>
          </w:rPrChange>
        </w:rPr>
        <w:t>For example, EEB</w:t>
      </w:r>
      <w:ins w:id="123" w:author="Susan Kalisz" w:date="2017-02-02T21:19:00Z">
        <w:r w:rsidR="00400431">
          <w:rPr>
            <w:rFonts w:ascii="Arial" w:hAnsi="Arial" w:cs="Arial"/>
            <w:bCs/>
            <w:sz w:val="22"/>
            <w:szCs w:val="22"/>
          </w:rPr>
          <w:t xml:space="preserve">’s </w:t>
        </w:r>
      </w:ins>
      <w:del w:id="124" w:author="Susan Kalisz" w:date="2017-02-02T21:19:00Z">
        <w:r w:rsidRPr="007D50C5" w:rsidDel="00400431">
          <w:rPr>
            <w:rFonts w:ascii="Arial" w:hAnsi="Arial" w:cs="Arial"/>
            <w:bCs/>
            <w:sz w:val="22"/>
            <w:szCs w:val="22"/>
            <w:rPrChange w:id="125" w:author="Susan Kalisz" w:date="2017-02-02T21:11:00Z">
              <w:rPr>
                <w:bCs/>
                <w:highlight w:val="yellow"/>
              </w:rPr>
            </w:rPrChange>
          </w:rPr>
          <w:delText xml:space="preserve"> has tracked </w:delText>
        </w:r>
      </w:del>
      <w:r w:rsidRPr="007D50C5">
        <w:rPr>
          <w:rFonts w:ascii="Arial" w:hAnsi="Arial" w:cs="Arial"/>
          <w:bCs/>
          <w:sz w:val="22"/>
          <w:szCs w:val="22"/>
          <w:rPrChange w:id="126" w:author="Susan Kalisz" w:date="2017-02-02T21:11:00Z">
            <w:rPr>
              <w:bCs/>
              <w:highlight w:val="yellow"/>
            </w:rPr>
          </w:rPrChange>
        </w:rPr>
        <w:t>long-term placement of our graduate students over the past 16 years</w:t>
      </w:r>
      <w:del w:id="127" w:author="Susan Kalisz" w:date="2017-02-02T21:20:00Z">
        <w:r w:rsidRPr="007D50C5" w:rsidDel="00400431">
          <w:rPr>
            <w:rFonts w:ascii="Arial" w:hAnsi="Arial" w:cs="Arial"/>
            <w:bCs/>
            <w:sz w:val="22"/>
            <w:szCs w:val="22"/>
            <w:rPrChange w:id="128" w:author="Susan Kalisz" w:date="2017-02-02T21:11:00Z">
              <w:rPr>
                <w:bCs/>
                <w:highlight w:val="yellow"/>
              </w:rPr>
            </w:rPrChange>
          </w:rPr>
          <w:delText xml:space="preserve">; </w:delText>
        </w:r>
      </w:del>
      <w:ins w:id="129" w:author="Susan Kalisz" w:date="2017-02-02T21:20:00Z">
        <w:r w:rsidR="00400431">
          <w:rPr>
            <w:rFonts w:ascii="Arial" w:hAnsi="Arial" w:cs="Arial"/>
            <w:bCs/>
            <w:sz w:val="22"/>
            <w:szCs w:val="22"/>
          </w:rPr>
          <w:t xml:space="preserve"> show that</w:t>
        </w:r>
        <w:r w:rsidR="00400431" w:rsidRPr="007D50C5">
          <w:rPr>
            <w:rFonts w:ascii="Arial" w:hAnsi="Arial" w:cs="Arial"/>
            <w:bCs/>
            <w:sz w:val="22"/>
            <w:szCs w:val="22"/>
            <w:rPrChange w:id="130" w:author="Susan Kalisz" w:date="2017-02-02T21:11:00Z">
              <w:rPr>
                <w:bCs/>
                <w:highlight w:val="yellow"/>
              </w:rPr>
            </w:rPrChange>
          </w:rPr>
          <w:t xml:space="preserve"> </w:t>
        </w:r>
      </w:ins>
      <w:r w:rsidRPr="007D50C5">
        <w:rPr>
          <w:rFonts w:ascii="Arial" w:hAnsi="Arial" w:cs="Arial"/>
          <w:bCs/>
          <w:sz w:val="22"/>
          <w:szCs w:val="22"/>
          <w:rPrChange w:id="131" w:author="Susan Kalisz" w:date="2017-02-02T21:11:00Z">
            <w:rPr>
              <w:bCs/>
              <w:highlight w:val="yellow"/>
            </w:rPr>
          </w:rPrChange>
        </w:rPr>
        <w:t>out of the Masters students, 27 (52%) have gone on to careers outside colleges and universities</w:t>
      </w:r>
      <w:del w:id="132" w:author="Susan Kalisz" w:date="2017-02-02T21:20:00Z">
        <w:r w:rsidRPr="007D50C5" w:rsidDel="00400431">
          <w:rPr>
            <w:rFonts w:ascii="Arial" w:hAnsi="Arial" w:cs="Arial"/>
            <w:bCs/>
            <w:sz w:val="22"/>
            <w:szCs w:val="22"/>
            <w:rPrChange w:id="133" w:author="Susan Kalisz" w:date="2017-02-02T21:11:00Z">
              <w:rPr>
                <w:bCs/>
                <w:highlight w:val="yellow"/>
              </w:rPr>
            </w:rPrChange>
          </w:rPr>
          <w:delText>, at</w:delText>
        </w:r>
      </w:del>
      <w:ins w:id="134" w:author="Susan Kalisz" w:date="2017-02-02T21:20:00Z">
        <w:r w:rsidR="00400431">
          <w:rPr>
            <w:rFonts w:ascii="Arial" w:hAnsi="Arial" w:cs="Arial"/>
            <w:bCs/>
            <w:sz w:val="22"/>
            <w:szCs w:val="22"/>
          </w:rPr>
          <w:t xml:space="preserve"> and are placed in</w:t>
        </w:r>
      </w:ins>
      <w:r w:rsidRPr="007D50C5">
        <w:rPr>
          <w:rFonts w:ascii="Arial" w:hAnsi="Arial" w:cs="Arial"/>
          <w:bCs/>
          <w:sz w:val="22"/>
          <w:szCs w:val="22"/>
          <w:rPrChange w:id="135" w:author="Susan Kalisz" w:date="2017-02-02T21:11:00Z">
            <w:rPr>
              <w:bCs/>
              <w:highlight w:val="yellow"/>
            </w:rPr>
          </w:rPrChange>
        </w:rPr>
        <w:t xml:space="preserve"> jobs ranging from the US Forest Service to education coordinator at the </w:t>
      </w:r>
      <w:commentRangeStart w:id="136"/>
      <w:r w:rsidRPr="007D50C5">
        <w:rPr>
          <w:rFonts w:ascii="Arial" w:hAnsi="Arial" w:cs="Arial"/>
          <w:bCs/>
          <w:sz w:val="22"/>
          <w:szCs w:val="22"/>
          <w:rPrChange w:id="137" w:author="Susan Kalisz" w:date="2017-02-02T21:11:00Z">
            <w:rPr>
              <w:bCs/>
              <w:highlight w:val="yellow"/>
            </w:rPr>
          </w:rPrChange>
        </w:rPr>
        <w:t>Jackson</w:t>
      </w:r>
      <w:commentRangeEnd w:id="136"/>
      <w:r w:rsidR="00400431">
        <w:rPr>
          <w:rStyle w:val="CommentReference"/>
        </w:rPr>
        <w:commentReference w:id="136"/>
      </w:r>
      <w:r w:rsidRPr="007D50C5">
        <w:rPr>
          <w:rFonts w:ascii="Arial" w:hAnsi="Arial" w:cs="Arial"/>
          <w:bCs/>
          <w:sz w:val="22"/>
          <w:szCs w:val="22"/>
          <w:rPrChange w:id="138" w:author="Susan Kalisz" w:date="2017-02-02T21:11:00Z">
            <w:rPr>
              <w:bCs/>
              <w:highlight w:val="yellow"/>
            </w:rPr>
          </w:rPrChange>
        </w:rPr>
        <w:t xml:space="preserve"> Zoo to program director at the New York City Parks Department to high school biology teacher.</w:t>
      </w:r>
      <w:del w:id="139" w:author="Susan Kalisz" w:date="2017-02-02T21:21:00Z">
        <w:r w:rsidRPr="007D50C5" w:rsidDel="00400431">
          <w:rPr>
            <w:rFonts w:ascii="Arial" w:hAnsi="Arial" w:cs="Arial"/>
            <w:bCs/>
            <w:sz w:val="22"/>
            <w:szCs w:val="22"/>
            <w:rPrChange w:id="140" w:author="Susan Kalisz" w:date="2017-02-02T21:11:00Z">
              <w:rPr>
                <w:bCs/>
                <w:highlight w:val="yellow"/>
              </w:rPr>
            </w:rPrChange>
          </w:rPr>
          <w:delText xml:space="preserve"> ]</w:delText>
        </w:r>
      </w:del>
    </w:p>
    <w:p w14:paraId="5B9E0E1D" w14:textId="0D433119" w:rsidR="00214B52" w:rsidRPr="00650BEC" w:rsidRDefault="001C44DC" w:rsidP="00DD7520">
      <w:pPr>
        <w:pStyle w:val="Caption"/>
        <w:contextualSpacing/>
        <w:rPr>
          <w:rFonts w:ascii="Arial" w:hAnsi="Arial" w:cs="Arial"/>
          <w:b w:val="0"/>
          <w:color w:val="000000"/>
          <w:sz w:val="22"/>
          <w:szCs w:val="22"/>
        </w:rPr>
      </w:pPr>
      <w:r>
        <w:rPr>
          <w:rFonts w:ascii="Arial" w:hAnsi="Arial" w:cs="Arial"/>
          <w:b w:val="0"/>
          <w:noProof/>
          <w:color w:val="000000"/>
          <w:sz w:val="22"/>
          <w:szCs w:val="22"/>
        </w:rPr>
        <w:lastRenderedPageBreak/>
        <mc:AlternateContent>
          <mc:Choice Requires="wpg">
            <w:drawing>
              <wp:anchor distT="0" distB="0" distL="114300" distR="114300" simplePos="0" relativeHeight="251663360" behindDoc="0" locked="0" layoutInCell="1" allowOverlap="1" wp14:anchorId="1FFA5E39" wp14:editId="38AE2584">
                <wp:simplePos x="0" y="0"/>
                <wp:positionH relativeFrom="margin">
                  <wp:align>right</wp:align>
                </wp:positionH>
                <wp:positionV relativeFrom="paragraph">
                  <wp:posOffset>253365</wp:posOffset>
                </wp:positionV>
                <wp:extent cx="5943600" cy="2132330"/>
                <wp:effectExtent l="0" t="0" r="0" b="1270"/>
                <wp:wrapSquare wrapText="bothSides"/>
                <wp:docPr id="5" name="Group 5"/>
                <wp:cNvGraphicFramePr/>
                <a:graphic xmlns:a="http://schemas.openxmlformats.org/drawingml/2006/main">
                  <a:graphicData uri="http://schemas.microsoft.com/office/word/2010/wordprocessingGroup">
                    <wpg:wgp>
                      <wpg:cNvGrpSpPr/>
                      <wpg:grpSpPr>
                        <a:xfrm>
                          <a:off x="0" y="0"/>
                          <a:ext cx="5943600" cy="2132330"/>
                          <a:chOff x="0" y="0"/>
                          <a:chExt cx="5943600" cy="2132330"/>
                        </a:xfrm>
                      </wpg:grpSpPr>
                      <wps:wsp>
                        <wps:cNvPr id="217" name="Text Box 2"/>
                        <wps:cNvSpPr txBox="1">
                          <a:spLocks noChangeArrowheads="1"/>
                        </wps:cNvSpPr>
                        <wps:spPr bwMode="auto">
                          <a:xfrm>
                            <a:off x="0" y="1885950"/>
                            <a:ext cx="5915025" cy="246380"/>
                          </a:xfrm>
                          <a:prstGeom prst="rect">
                            <a:avLst/>
                          </a:prstGeom>
                          <a:solidFill>
                            <a:srgbClr val="FFFFFF"/>
                          </a:solidFill>
                          <a:ln w="9525">
                            <a:noFill/>
                            <a:miter lim="800000"/>
                            <a:headEnd/>
                            <a:tailEnd/>
                          </a:ln>
                        </wps:spPr>
                        <wps:txbx>
                          <w:txbxContent>
                            <w:p w14:paraId="7A5E9F6F" w14:textId="15395E21" w:rsidR="00D33051" w:rsidRPr="00C47C9A" w:rsidRDefault="00D33051"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141" w:author="Susan Kalisz" w:date="2017-01-29T21:46:00Z">
                                <w:r>
                                  <w:rPr>
                                    <w:rFonts w:ascii="Arial" w:hAnsi="Arial" w:cs="Arial"/>
                                    <w:i/>
                                    <w:sz w:val="20"/>
                                    <w:szCs w:val="20"/>
                                  </w:rPr>
                                  <w:t xml:space="preserve"> from </w:t>
                                </w:r>
                              </w:ins>
                              <w:ins w:id="142"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143" w:author="Susan Kalisz" w:date="2017-01-29T21:46:00Z">
                                <w:r>
                                  <w:rPr>
                                    <w:rFonts w:ascii="Arial" w:hAnsi="Arial" w:cs="Arial"/>
                                    <w:i/>
                                    <w:sz w:val="20"/>
                                    <w:szCs w:val="20"/>
                                  </w:rPr>
                                  <w:t>Departments</w:t>
                                </w:r>
                              </w:ins>
                              <w:ins w:id="144" w:author="Susan Kalisz" w:date="2017-01-29T21:47:00Z">
                                <w:r>
                                  <w:rPr>
                                    <w:rFonts w:ascii="Arial" w:hAnsi="Arial" w:cs="Arial"/>
                                    <w:i/>
                                    <w:sz w:val="20"/>
                                    <w:szCs w:val="20"/>
                                  </w:rPr>
                                  <w:t xml:space="preserve"> at UTK</w:t>
                                </w:r>
                              </w:ins>
                              <w:ins w:id="145"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wps:txbx>
                        <wps:bodyPr rot="0" vert="horz" wrap="square" lIns="91440" tIns="45720" rIns="91440" bIns="45720" anchor="t" anchorCtr="0">
                          <a:spAutoFit/>
                        </wps:bodyPr>
                      </wps:wsp>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t="13847" b="8717"/>
                          <a:stretch/>
                        </pic:blipFill>
                        <pic:spPr bwMode="auto">
                          <a:xfrm>
                            <a:off x="0" y="0"/>
                            <a:ext cx="5943600" cy="1917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5" o:spid="_x0000_s1032" style="position:absolute;margin-left:416.8pt;margin-top:19.95pt;width:468pt;height:167.9pt;z-index:251663360;mso-position-horizontal:right;mso-position-horizontal-relative:margin" coordsize="5943600,21323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">
                <v:shape id="Text Box 2" o:spid="_x0000_s1033" type="#_x0000_t202" style="position:absolute;top:1885950;width:5915025;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iYwwAA&#10;ANwAAAAPAAAAZHJzL2Rvd25yZXYueG1sRI9Li8IwFIX3wvyHcAfcaVpBHapRZEAQcTE+FrO8NNem&#10;trnpNFHrv58IgsvDeXyc+bKztbhR60vHCtJhAoI4d7rkQsHpuB58gfABWWPtmBQ8yMNy8dGbY6bd&#10;nfd0O4RCxBH2GSowITSZlD43ZNEPXUMcvbNrLYYo20LqFu9x3NZylCQTabHkSDDY0LehvDpcbYTs&#10;fH7du79Luqvkr6kmOP4xW6X6n91qBiJQF97hV3ujFYzSKTzPxCMg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ziYwwAAANwAAAAPAAAAAAAAAAAAAAAAAJcCAABkcnMvZG93&#10;bnJldi54bWxQSwUGAAAAAAQABAD1AAAAhwMAAAAA&#10;" stroked="f">
                  <v:textbox style="mso-fit-shape-to-text:t">
                    <w:txbxContent>
                      <w:p w14:paraId="7A5E9F6F" w14:textId="15395E21" w:rsidR="00D33051" w:rsidRPr="00C47C9A" w:rsidRDefault="00D33051"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146" w:author="Susan Kalisz" w:date="2017-01-29T21:46:00Z">
                          <w:r>
                            <w:rPr>
                              <w:rFonts w:ascii="Arial" w:hAnsi="Arial" w:cs="Arial"/>
                              <w:i/>
                              <w:sz w:val="20"/>
                              <w:szCs w:val="20"/>
                            </w:rPr>
                            <w:t xml:space="preserve"> from </w:t>
                          </w:r>
                        </w:ins>
                        <w:ins w:id="147"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148" w:author="Susan Kalisz" w:date="2017-01-29T21:46:00Z">
                          <w:r>
                            <w:rPr>
                              <w:rFonts w:ascii="Arial" w:hAnsi="Arial" w:cs="Arial"/>
                              <w:i/>
                              <w:sz w:val="20"/>
                              <w:szCs w:val="20"/>
                            </w:rPr>
                            <w:t>Departments</w:t>
                          </w:r>
                        </w:ins>
                        <w:ins w:id="149" w:author="Susan Kalisz" w:date="2017-01-29T21:47:00Z">
                          <w:r>
                            <w:rPr>
                              <w:rFonts w:ascii="Arial" w:hAnsi="Arial" w:cs="Arial"/>
                              <w:i/>
                              <w:sz w:val="20"/>
                              <w:szCs w:val="20"/>
                            </w:rPr>
                            <w:t xml:space="preserve"> at UTK</w:t>
                          </w:r>
                        </w:ins>
                        <w:ins w:id="150"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v:textbox>
                </v:shape>
                <v:shape id="Picture 2" o:spid="_x0000_s1034" type="#_x0000_t75" style="position:absolute;width:5943600;height:191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0OjDAAAA2gAAAA8AAABkcnMvZG93bnJldi54bWxEj0FrAjEUhO9C/0N4hV6kZlUoZWsUKRUWKsJq&#10;aa/PzXM3uHlZNlHjvzdCweMwM98ws0W0rThT741jBeNRBoK4ctpwreBnt3p9B+EDssbWMSm4kofF&#10;/Gkww1y7C5d03oZaJAj7HBU0IXS5lL5qyKIfuY44eQfXWwxJ9rXUPV4S3LZykmVv0qLhtNBgR58N&#10;VcftySooT8YX++9NW/z+rYfya1rGzkSlXp7j8gNEoBge4f92oRVM4H4l3QA5v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FTQ6MMAAADaAAAADwAAAAAAAAAAAAAAAACcAgAA&#10;ZHJzL2Rvd25yZXYueG1sUEsFBgAAAAAEAAQA9wAAAIwDAAAAAA==&#10;">
                  <v:imagedata r:id="rId16" o:title="" croptop="9075f" cropbottom="5713f"/>
                  <v:path arrowok="t"/>
                </v:shape>
                <w10:wrap type="square" anchorx="margin"/>
              </v:group>
            </w:pict>
          </mc:Fallback>
        </mc:AlternateContent>
      </w:r>
    </w:p>
    <w:p w14:paraId="7826030A" w14:textId="65BF3298" w:rsidR="00853D59" w:rsidRPr="00650BEC" w:rsidRDefault="00345B38" w:rsidP="0076071C">
      <w:pPr>
        <w:spacing w:after="120"/>
        <w:outlineLvl w:val="0"/>
        <w:rPr>
          <w:rFonts w:ascii="Arial" w:hAnsi="Arial" w:cs="Arial"/>
          <w:b/>
          <w:sz w:val="22"/>
          <w:szCs w:val="22"/>
        </w:rPr>
      </w:pPr>
      <w:commentRangeStart w:id="151"/>
      <w:commentRangeStart w:id="152"/>
      <w:r>
        <w:rPr>
          <w:rFonts w:ascii="Arial" w:hAnsi="Arial" w:cs="Arial"/>
          <w:b/>
          <w:sz w:val="22"/>
          <w:szCs w:val="22"/>
        </w:rPr>
        <w:t>C</w:t>
      </w:r>
      <w:commentRangeEnd w:id="151"/>
      <w:r w:rsidR="00851C2F">
        <w:rPr>
          <w:rStyle w:val="CommentReference"/>
        </w:rPr>
        <w:commentReference w:id="151"/>
      </w:r>
      <w:r w:rsidR="00083BD3">
        <w:rPr>
          <w:rFonts w:ascii="Arial" w:hAnsi="Arial" w:cs="Arial"/>
          <w:b/>
          <w:sz w:val="22"/>
          <w:szCs w:val="22"/>
        </w:rPr>
        <w:t xml:space="preserve">.  </w:t>
      </w:r>
      <w:r w:rsidR="001B0BC8" w:rsidRPr="00650BEC">
        <w:rPr>
          <w:rFonts w:ascii="Arial" w:hAnsi="Arial" w:cs="Arial"/>
          <w:b/>
          <w:sz w:val="22"/>
          <w:szCs w:val="22"/>
        </w:rPr>
        <w:t>Education and Training</w:t>
      </w:r>
      <w:commentRangeEnd w:id="152"/>
      <w:r w:rsidR="00C806BC">
        <w:rPr>
          <w:rStyle w:val="CommentReference"/>
        </w:rPr>
        <w:commentReference w:id="152"/>
      </w:r>
    </w:p>
    <w:p w14:paraId="68E55901" w14:textId="63853A47" w:rsidR="002C4BC8" w:rsidRDefault="00D369B3" w:rsidP="0076071C">
      <w:pPr>
        <w:rPr>
          <w:ins w:id="153" w:author="Brian O'Meara" w:date="2017-02-03T01:39:00Z"/>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r w:rsidR="002E08CA">
        <w:rPr>
          <w:rFonts w:ascii="Arial" w:hAnsi="Arial" w:cs="Arial"/>
          <w:sz w:val="22"/>
          <w:szCs w:val="22"/>
        </w:rPr>
        <w:t>(</w:t>
      </w:r>
      <w:r w:rsidR="00E73B6C" w:rsidRPr="00650BEC">
        <w:rPr>
          <w:rFonts w:ascii="Arial" w:hAnsi="Arial" w:cs="Arial"/>
          <w:sz w:val="22"/>
          <w:szCs w:val="22"/>
        </w:rPr>
        <w:t xml:space="preserve">1) core </w:t>
      </w:r>
      <w:r w:rsidR="0014316E">
        <w:rPr>
          <w:rFonts w:ascii="Arial" w:hAnsi="Arial" w:cs="Arial"/>
          <w:sz w:val="22"/>
          <w:szCs w:val="22"/>
        </w:rPr>
        <w:t xml:space="preserve">biological training, including </w:t>
      </w:r>
      <w:r w:rsidR="00E73B6C" w:rsidRPr="00650BEC">
        <w:rPr>
          <w:rFonts w:ascii="Arial" w:hAnsi="Arial" w:cs="Arial"/>
          <w:sz w:val="22"/>
          <w:szCs w:val="22"/>
        </w:rPr>
        <w:t>coursework in ecology, evolution,</w:t>
      </w:r>
      <w:r w:rsidR="0014316E">
        <w:rPr>
          <w:rFonts w:ascii="Arial" w:hAnsi="Arial" w:cs="Arial"/>
          <w:sz w:val="22"/>
          <w:szCs w:val="22"/>
        </w:rPr>
        <w:t xml:space="preserve"> </w:t>
      </w:r>
      <w:del w:id="154" w:author="Susan Kalisz" w:date="2017-02-02T20:43:00Z">
        <w:r w:rsidR="0014316E" w:rsidDel="003B244A">
          <w:rPr>
            <w:rFonts w:ascii="Arial" w:hAnsi="Arial" w:cs="Arial"/>
            <w:sz w:val="22"/>
            <w:szCs w:val="22"/>
          </w:rPr>
          <w:delText>and</w:delText>
        </w:r>
        <w:r w:rsidR="00E73B6C" w:rsidRPr="00650BEC" w:rsidDel="003B244A">
          <w:rPr>
            <w:rFonts w:ascii="Arial" w:hAnsi="Arial" w:cs="Arial"/>
            <w:sz w:val="22"/>
            <w:szCs w:val="22"/>
          </w:rPr>
          <w:delText xml:space="preserve"> </w:delText>
        </w:r>
      </w:del>
      <w:r w:rsidR="00E73B6C" w:rsidRPr="00650BEC">
        <w:rPr>
          <w:rFonts w:ascii="Arial" w:hAnsi="Arial" w:cs="Arial"/>
          <w:sz w:val="22"/>
          <w:szCs w:val="22"/>
        </w:rPr>
        <w:t>statistics</w:t>
      </w:r>
      <w:r w:rsidR="0014316E">
        <w:rPr>
          <w:rFonts w:ascii="Arial" w:hAnsi="Arial" w:cs="Arial"/>
          <w:sz w:val="22"/>
          <w:szCs w:val="22"/>
        </w:rPr>
        <w:t xml:space="preserve"> and</w:t>
      </w:r>
      <w:r w:rsidR="00E73B6C" w:rsidRPr="00650BEC">
        <w:rPr>
          <w:rFonts w:ascii="Arial" w:hAnsi="Arial" w:cs="Arial"/>
          <w:sz w:val="22"/>
          <w:szCs w:val="22"/>
        </w:rPr>
        <w:t xml:space="preserve"> field courses focused on </w:t>
      </w:r>
      <w:ins w:id="155" w:author="Susan Kalisz" w:date="2017-01-30T23:04:00Z">
        <w:r w:rsidR="00D13E6C">
          <w:rPr>
            <w:rFonts w:ascii="Arial" w:hAnsi="Arial" w:cs="Arial"/>
            <w:sz w:val="22"/>
            <w:szCs w:val="22"/>
          </w:rPr>
          <w:t>the natural history</w:t>
        </w:r>
      </w:ins>
      <w:r w:rsidR="00E73B6C" w:rsidRPr="00650BEC">
        <w:rPr>
          <w:rFonts w:ascii="Arial" w:hAnsi="Arial" w:cs="Arial"/>
          <w:sz w:val="22"/>
          <w:szCs w:val="22"/>
        </w:rPr>
        <w:t xml:space="preserve"> of organisms, </w:t>
      </w:r>
      <w:r w:rsidR="005902A9">
        <w:rPr>
          <w:rFonts w:ascii="Arial" w:hAnsi="Arial" w:cs="Arial"/>
          <w:sz w:val="22"/>
          <w:szCs w:val="22"/>
        </w:rPr>
        <w:t>(2) technology training</w:t>
      </w:r>
      <w:del w:id="156" w:author="Susan Kalisz" w:date="2017-02-02T20:51:00Z">
        <w:r w:rsidR="005902A9" w:rsidDel="003B244A">
          <w:rPr>
            <w:rFonts w:ascii="Arial" w:hAnsi="Arial" w:cs="Arial"/>
            <w:sz w:val="22"/>
            <w:szCs w:val="22"/>
          </w:rPr>
          <w:delText>, including</w:delText>
        </w:r>
      </w:del>
      <w:ins w:id="157" w:author="Susan Kalisz" w:date="2017-02-02T20:51:00Z">
        <w:r w:rsidR="003B244A">
          <w:rPr>
            <w:rFonts w:ascii="Arial" w:hAnsi="Arial" w:cs="Arial"/>
            <w:sz w:val="22"/>
            <w:szCs w:val="22"/>
          </w:rPr>
          <w:t xml:space="preserve"> through</w:t>
        </w:r>
      </w:ins>
      <w:r w:rsidR="005902A9">
        <w:rPr>
          <w:rFonts w:ascii="Arial" w:hAnsi="Arial" w:cs="Arial"/>
          <w:sz w:val="22"/>
          <w:szCs w:val="22"/>
        </w:rPr>
        <w:t xml:space="preserve"> coursework in GIS</w:t>
      </w:r>
      <w:r w:rsidR="00A13A54">
        <w:rPr>
          <w:rFonts w:ascii="Arial" w:hAnsi="Arial" w:cs="Arial"/>
          <w:sz w:val="22"/>
          <w:szCs w:val="22"/>
        </w:rPr>
        <w:t xml:space="preserve"> and informatics</w:t>
      </w:r>
      <w:r w:rsidR="005902A9">
        <w:rPr>
          <w:rFonts w:ascii="Arial" w:hAnsi="Arial" w:cs="Arial"/>
          <w:sz w:val="22"/>
          <w:szCs w:val="22"/>
        </w:rPr>
        <w:t xml:space="preserve">, and workshops in R programming language, </w:t>
      </w:r>
      <w:r w:rsidR="002E08CA">
        <w:rPr>
          <w:rFonts w:ascii="Arial" w:hAnsi="Arial" w:cs="Arial"/>
          <w:sz w:val="22"/>
          <w:szCs w:val="22"/>
        </w:rPr>
        <w:t>(</w:t>
      </w:r>
      <w:r w:rsidR="00E73B6C" w:rsidRPr="00650BEC">
        <w:rPr>
          <w:rFonts w:ascii="Arial" w:hAnsi="Arial" w:cs="Arial"/>
          <w:sz w:val="22"/>
          <w:szCs w:val="22"/>
        </w:rPr>
        <w:t xml:space="preserve">3) </w:t>
      </w:r>
      <w:r w:rsidR="005902A9">
        <w:rPr>
          <w:rFonts w:ascii="Arial" w:hAnsi="Arial" w:cs="Arial"/>
          <w:sz w:val="22"/>
          <w:szCs w:val="22"/>
        </w:rPr>
        <w:t>leadership, management and communication training, including semester-long courses in project management and workshops in science communication, (4)</w:t>
      </w:r>
      <w:r w:rsidR="00E73B6C" w:rsidRPr="00650BEC">
        <w:rPr>
          <w:rFonts w:ascii="Arial" w:hAnsi="Arial" w:cs="Arial"/>
          <w:sz w:val="22"/>
          <w:szCs w:val="22"/>
        </w:rPr>
        <w:t xml:space="preserve"> internships</w:t>
      </w:r>
      <w:r w:rsidR="008C3736">
        <w:rPr>
          <w:rFonts w:ascii="Arial" w:hAnsi="Arial" w:cs="Arial"/>
          <w:sz w:val="22"/>
          <w:szCs w:val="22"/>
        </w:rPr>
        <w:t xml:space="preserve">, (5) </w:t>
      </w:r>
      <w:r w:rsidR="005902A9">
        <w:rPr>
          <w:rFonts w:ascii="Arial" w:hAnsi="Arial" w:cs="Arial"/>
          <w:sz w:val="22"/>
          <w:szCs w:val="22"/>
        </w:rPr>
        <w:t>trainee outreach</w:t>
      </w:r>
      <w:r w:rsidR="00E73B6C" w:rsidRPr="00650BEC">
        <w:rPr>
          <w:rFonts w:ascii="Arial" w:hAnsi="Arial" w:cs="Arial"/>
          <w:sz w:val="22"/>
          <w:szCs w:val="22"/>
        </w:rPr>
        <w:t xml:space="preserve">. </w:t>
      </w:r>
      <w:ins w:id="158" w:author="Susan Kalisz" w:date="2017-01-31T22:18:00Z">
        <w:r w:rsidR="00307764">
          <w:rPr>
            <w:rFonts w:ascii="Arial" w:hAnsi="Arial" w:cs="Arial"/>
            <w:sz w:val="22"/>
            <w:szCs w:val="22"/>
          </w:rPr>
          <w:t>(6) The final component</w:t>
        </w:r>
      </w:ins>
      <w:r w:rsidR="005902A9">
        <w:rPr>
          <w:rFonts w:ascii="Arial" w:hAnsi="Arial" w:cs="Arial"/>
          <w:sz w:val="22"/>
          <w:szCs w:val="22"/>
        </w:rPr>
        <w:t xml:space="preserve"> builds on the synergy </w:t>
      </w:r>
      <w:ins w:id="159" w:author="Susan Kalisz" w:date="2017-01-31T22:18:00Z">
        <w:r w:rsidR="00307764">
          <w:rPr>
            <w:rFonts w:ascii="Arial" w:hAnsi="Arial" w:cs="Arial"/>
            <w:sz w:val="22"/>
            <w:szCs w:val="22"/>
          </w:rPr>
          <w:t xml:space="preserve">among </w:t>
        </w:r>
      </w:ins>
      <w:r w:rsidR="005902A9">
        <w:rPr>
          <w:rFonts w:ascii="Arial" w:hAnsi="Arial" w:cs="Arial"/>
          <w:sz w:val="22"/>
          <w:szCs w:val="22"/>
        </w:rPr>
        <w:t xml:space="preserve">faculty </w:t>
      </w:r>
      <w:ins w:id="160" w:author="Susan Kalisz" w:date="2017-02-02T20:49:00Z">
        <w:r w:rsidR="003B244A">
          <w:rPr>
            <w:rFonts w:ascii="Arial" w:hAnsi="Arial" w:cs="Arial"/>
            <w:sz w:val="22"/>
            <w:szCs w:val="22"/>
          </w:rPr>
          <w:t xml:space="preserve">in EEB, FWF and EPP </w:t>
        </w:r>
      </w:ins>
      <w:ins w:id="161" w:author="Susan Kalisz" w:date="2017-01-31T22:18:00Z">
        <w:r w:rsidR="00307764">
          <w:rPr>
            <w:rFonts w:ascii="Arial" w:hAnsi="Arial" w:cs="Arial"/>
            <w:sz w:val="22"/>
            <w:szCs w:val="22"/>
          </w:rPr>
          <w:t xml:space="preserve">to create a </w:t>
        </w:r>
      </w:ins>
      <w:r w:rsidR="005902A9">
        <w:rPr>
          <w:rFonts w:ascii="Arial" w:hAnsi="Arial" w:cs="Arial"/>
          <w:sz w:val="22"/>
          <w:szCs w:val="22"/>
        </w:rPr>
        <w:t xml:space="preserve">Multidisciplinary Advisory Committees to guide trainees’ interdisciplinary research projects. </w:t>
      </w:r>
      <w:r w:rsidR="00575587">
        <w:rPr>
          <w:rFonts w:ascii="Arial" w:hAnsi="Arial" w:cs="Arial"/>
          <w:sz w:val="22"/>
          <w:szCs w:val="22"/>
        </w:rPr>
        <w:t>We propose to use existing and new progra</w:t>
      </w:r>
      <w:r w:rsidR="00083BD3">
        <w:rPr>
          <w:rFonts w:ascii="Arial" w:hAnsi="Arial" w:cs="Arial"/>
          <w:sz w:val="22"/>
          <w:szCs w:val="22"/>
        </w:rPr>
        <w:t>m</w:t>
      </w:r>
      <w:r w:rsidR="00575587">
        <w:rPr>
          <w:rFonts w:ascii="Arial" w:hAnsi="Arial" w:cs="Arial"/>
          <w:sz w:val="22"/>
          <w:szCs w:val="22"/>
        </w:rPr>
        <w:t xml:space="preserve">matic elements to enable students to select appropriate courses and experiences from </w:t>
      </w:r>
      <w:ins w:id="162" w:author="Susan Kalisz" w:date="2017-01-31T22:19:00Z">
        <w:r w:rsidR="00307764">
          <w:rPr>
            <w:rFonts w:ascii="Arial" w:hAnsi="Arial" w:cs="Arial"/>
            <w:sz w:val="22"/>
            <w:szCs w:val="22"/>
          </w:rPr>
          <w:t xml:space="preserve">the first three </w:t>
        </w:r>
      </w:ins>
      <w:r w:rsidR="00575587">
        <w:rPr>
          <w:rFonts w:ascii="Arial" w:hAnsi="Arial" w:cs="Arial"/>
          <w:sz w:val="22"/>
          <w:szCs w:val="22"/>
        </w:rPr>
        <w:t>components (</w:t>
      </w:r>
      <w:ins w:id="163" w:author="Susan Kalisz" w:date="2017-01-31T22:22:00Z">
        <w:r w:rsidR="00F07754">
          <w:rPr>
            <w:rFonts w:ascii="Arial" w:hAnsi="Arial" w:cs="Arial"/>
            <w:sz w:val="22"/>
            <w:szCs w:val="22"/>
          </w:rPr>
          <w:t>see</w:t>
        </w:r>
      </w:ins>
      <w:ins w:id="164" w:author="Susan Kalisz" w:date="2017-02-02T20:15:00Z">
        <w:r w:rsidR="003A221D">
          <w:rPr>
            <w:rFonts w:ascii="Arial" w:hAnsi="Arial" w:cs="Arial"/>
            <w:sz w:val="22"/>
            <w:szCs w:val="22"/>
          </w:rPr>
          <w:t xml:space="preserve"> </w:t>
        </w:r>
      </w:ins>
      <w:r w:rsidR="00575587">
        <w:rPr>
          <w:rFonts w:ascii="Arial" w:hAnsi="Arial" w:cs="Arial"/>
          <w:sz w:val="22"/>
          <w:szCs w:val="22"/>
        </w:rPr>
        <w:t>Table 1).</w:t>
      </w:r>
      <w:r w:rsidR="00575587" w:rsidRPr="00650BEC">
        <w:rPr>
          <w:rFonts w:ascii="Arial" w:hAnsi="Arial" w:cs="Arial"/>
          <w:sz w:val="22"/>
          <w:szCs w:val="22"/>
        </w:rPr>
        <w:t xml:space="preserve"> </w:t>
      </w:r>
      <w:r w:rsidR="00575587">
        <w:rPr>
          <w:rFonts w:ascii="Arial" w:hAnsi="Arial" w:cs="Arial"/>
          <w:sz w:val="22"/>
          <w:szCs w:val="22"/>
        </w:rPr>
        <w:t>Both the Master</w:t>
      </w:r>
      <w:r w:rsidR="00D21BA4">
        <w:rPr>
          <w:rFonts w:ascii="Arial" w:hAnsi="Arial" w:cs="Arial"/>
          <w:sz w:val="22"/>
          <w:szCs w:val="22"/>
        </w:rPr>
        <w:t>’</w:t>
      </w:r>
      <w:r w:rsidR="00575587">
        <w:rPr>
          <w:rFonts w:ascii="Arial" w:hAnsi="Arial" w:cs="Arial"/>
          <w:sz w:val="22"/>
          <w:szCs w:val="22"/>
        </w:rPr>
        <w:t>s and Ph</w:t>
      </w:r>
      <w:r w:rsidR="00D21BA4">
        <w:rPr>
          <w:rFonts w:ascii="Arial" w:hAnsi="Arial" w:cs="Arial"/>
          <w:sz w:val="22"/>
          <w:szCs w:val="22"/>
        </w:rPr>
        <w:t>.</w:t>
      </w:r>
      <w:r w:rsidR="00575587">
        <w:rPr>
          <w:rFonts w:ascii="Arial" w:hAnsi="Arial" w:cs="Arial"/>
          <w:sz w:val="22"/>
          <w:szCs w:val="22"/>
        </w:rPr>
        <w:t>D</w:t>
      </w:r>
      <w:r w:rsidR="00D21BA4">
        <w:rPr>
          <w:rFonts w:ascii="Arial" w:hAnsi="Arial" w:cs="Arial"/>
          <w:sz w:val="22"/>
          <w:szCs w:val="22"/>
        </w:rPr>
        <w:t>.</w:t>
      </w:r>
      <w:r w:rsidR="00575587">
        <w:rPr>
          <w:rFonts w:ascii="Arial" w:hAnsi="Arial" w:cs="Arial"/>
          <w:sz w:val="22"/>
          <w:szCs w:val="22"/>
        </w:rPr>
        <w:t xml:space="preserve"> programs across the three department</w:t>
      </w:r>
      <w:r w:rsidR="00D21BA4">
        <w:rPr>
          <w:rFonts w:ascii="Arial" w:hAnsi="Arial" w:cs="Arial"/>
          <w:sz w:val="22"/>
          <w:szCs w:val="22"/>
        </w:rPr>
        <w:t>s</w:t>
      </w:r>
      <w:r w:rsidR="00575587">
        <w:rPr>
          <w:rFonts w:ascii="Arial" w:hAnsi="Arial" w:cs="Arial"/>
          <w:sz w:val="22"/>
          <w:szCs w:val="22"/>
        </w:rPr>
        <w:t xml:space="preserve"> currently require 24 hours of course work (plus additional thesis or dissertation hours). </w:t>
      </w:r>
      <w:r w:rsidR="00575587" w:rsidRPr="00650BEC">
        <w:rPr>
          <w:rFonts w:ascii="Arial" w:hAnsi="Arial" w:cs="Arial"/>
          <w:sz w:val="22"/>
          <w:szCs w:val="22"/>
        </w:rPr>
        <w:t xml:space="preserve"> </w:t>
      </w:r>
      <w:r w:rsidR="00575587">
        <w:rPr>
          <w:rFonts w:ascii="Arial" w:hAnsi="Arial" w:cs="Arial"/>
          <w:sz w:val="22"/>
          <w:szCs w:val="22"/>
        </w:rPr>
        <w:t>All three depar</w:t>
      </w:r>
      <w:r w:rsidR="00D21BA4">
        <w:rPr>
          <w:rFonts w:ascii="Arial" w:hAnsi="Arial" w:cs="Arial"/>
          <w:sz w:val="22"/>
          <w:szCs w:val="22"/>
        </w:rPr>
        <w:t>t</w:t>
      </w:r>
      <w:r w:rsidR="00575587">
        <w:rPr>
          <w:rFonts w:ascii="Arial" w:hAnsi="Arial" w:cs="Arial"/>
          <w:sz w:val="22"/>
          <w:szCs w:val="22"/>
        </w:rPr>
        <w:t>ments offer flexible curricular choices for graduate students that will integrate with the components of this new traineeship program.</w:t>
      </w:r>
      <w:r w:rsidR="00A13A54">
        <w:rPr>
          <w:rFonts w:ascii="Arial" w:hAnsi="Arial" w:cs="Arial"/>
          <w:sz w:val="22"/>
          <w:szCs w:val="22"/>
        </w:rPr>
        <w:t xml:space="preserve"> This approach to graduate student training is described below, highlighting the interwoven mechanisms and approaches.</w:t>
      </w:r>
    </w:p>
    <w:p w14:paraId="7C0FCB9B" w14:textId="2429F7FF" w:rsidR="0064582D" w:rsidRDefault="0064582D" w:rsidP="0076071C">
      <w:pPr>
        <w:rPr>
          <w:rFonts w:ascii="Arial" w:hAnsi="Arial" w:cs="Arial"/>
          <w:sz w:val="22"/>
          <w:szCs w:val="22"/>
        </w:rPr>
      </w:pPr>
    </w:p>
    <w:p w14:paraId="787A99AA" w14:textId="77777777" w:rsidR="002C4BC8" w:rsidRPr="00766361" w:rsidRDefault="002C4BC8" w:rsidP="002C4BC8">
      <w:pPr>
        <w:spacing w:before="120" w:after="40"/>
        <w:rPr>
          <w:rFonts w:ascii="Arial" w:hAnsi="Arial" w:cs="Arial"/>
          <w:i/>
          <w:sz w:val="22"/>
          <w:szCs w:val="22"/>
          <w:u w:val="single"/>
        </w:rPr>
      </w:pPr>
      <w:r w:rsidRPr="00E130C8">
        <w:rPr>
          <w:rFonts w:ascii="Arial" w:hAnsi="Arial" w:cs="Arial"/>
          <w:i/>
          <w:sz w:val="22"/>
          <w:szCs w:val="22"/>
          <w:highlight w:val="cyan"/>
          <w:u w:val="single"/>
          <w:rPrChange w:id="165" w:author="Susan Kalisz" w:date="2017-02-02T21:55:00Z">
            <w:rPr>
              <w:rFonts w:ascii="Arial" w:hAnsi="Arial" w:cs="Arial"/>
              <w:i/>
              <w:sz w:val="22"/>
              <w:szCs w:val="22"/>
              <w:u w:val="single"/>
            </w:rPr>
          </w:rPrChange>
        </w:rPr>
        <w:t>Internships</w:t>
      </w:r>
    </w:p>
    <w:p w14:paraId="4F6FE980" w14:textId="0919A836" w:rsidR="009327A3" w:rsidDel="004148EE" w:rsidRDefault="002C4BC8">
      <w:pPr>
        <w:ind w:firstLine="720"/>
        <w:rPr>
          <w:del w:id="166" w:author="Brian O'Meara" w:date="2017-02-01T05:15:00Z"/>
          <w:rFonts w:ascii="Arial" w:hAnsi="Arial" w:cs="Arial"/>
          <w:sz w:val="22"/>
          <w:szCs w:val="22"/>
        </w:rPr>
      </w:pPr>
      <w:r>
        <w:rPr>
          <w:rFonts w:ascii="Arial" w:hAnsi="Arial" w:cs="Arial"/>
          <w:sz w:val="22"/>
          <w:szCs w:val="22"/>
        </w:rPr>
        <w:t xml:space="preserve">Connecting </w:t>
      </w:r>
      <w:ins w:id="167" w:author="Susan Kalisz" w:date="2017-01-30T23:15:00Z">
        <w:r w:rsidR="009327A3">
          <w:rPr>
            <w:rFonts w:ascii="Arial" w:hAnsi="Arial" w:cs="Arial"/>
            <w:sz w:val="22"/>
            <w:szCs w:val="22"/>
          </w:rPr>
          <w:t>with professional</w:t>
        </w:r>
      </w:ins>
      <w:ins w:id="168" w:author="Brian O'Meara" w:date="2017-02-01T03:28:00Z">
        <w:r w:rsidR="0016791F">
          <w:rPr>
            <w:rFonts w:ascii="Arial" w:hAnsi="Arial" w:cs="Arial"/>
            <w:sz w:val="22"/>
            <w:szCs w:val="22"/>
          </w:rPr>
          <w:t>s</w:t>
        </w:r>
      </w:ins>
      <w:r>
        <w:rPr>
          <w:rFonts w:ascii="Arial" w:hAnsi="Arial" w:cs="Arial"/>
          <w:sz w:val="22"/>
          <w:szCs w:val="22"/>
        </w:rPr>
        <w:t xml:space="preserve"> outside academia is the key component of</w:t>
      </w:r>
      <w:ins w:id="169" w:author="Susan Kalisz" w:date="2017-01-30T23:16:00Z">
        <w:r w:rsidR="009327A3">
          <w:rPr>
            <w:rFonts w:ascii="Arial" w:hAnsi="Arial" w:cs="Arial"/>
            <w:sz w:val="22"/>
            <w:szCs w:val="22"/>
          </w:rPr>
          <w:t xml:space="preserve"> our</w:t>
        </w:r>
      </w:ins>
      <w:r>
        <w:rPr>
          <w:rFonts w:ascii="Arial" w:hAnsi="Arial" w:cs="Arial"/>
          <w:sz w:val="22"/>
          <w:szCs w:val="22"/>
        </w:rPr>
        <w:t xml:space="preserve"> Next-Generation Biodiversity NRT</w:t>
      </w:r>
      <w:ins w:id="170" w:author="Susan Kalisz" w:date="2017-01-30T23:16:00Z">
        <w:r w:rsidR="009327A3">
          <w:rPr>
            <w:rFonts w:ascii="Arial" w:hAnsi="Arial" w:cs="Arial"/>
            <w:sz w:val="22"/>
            <w:szCs w:val="22"/>
          </w:rPr>
          <w:t xml:space="preserve">, </w:t>
        </w:r>
      </w:ins>
      <w:ins w:id="171" w:author="Susan Kalisz" w:date="2017-01-30T23:24:00Z">
        <w:r w:rsidR="008E65DA">
          <w:rPr>
            <w:rFonts w:ascii="Arial" w:hAnsi="Arial" w:cs="Arial"/>
            <w:sz w:val="22"/>
            <w:szCs w:val="22"/>
          </w:rPr>
          <w:t>thus</w:t>
        </w:r>
      </w:ins>
      <w:ins w:id="172" w:author="Susan Kalisz" w:date="2017-01-30T23:16:00Z">
        <w:r w:rsidR="009327A3">
          <w:rPr>
            <w:rFonts w:ascii="Arial" w:hAnsi="Arial" w:cs="Arial"/>
            <w:sz w:val="22"/>
            <w:szCs w:val="22"/>
          </w:rPr>
          <w:t xml:space="preserve"> a</w:t>
        </w:r>
      </w:ins>
      <w:r w:rsidR="009327A3">
        <w:rPr>
          <w:rFonts w:ascii="Arial" w:hAnsi="Arial" w:cs="Arial"/>
          <w:sz w:val="22"/>
          <w:szCs w:val="22"/>
        </w:rPr>
        <w:t xml:space="preserve"> major aspect of training is placing students in </w:t>
      </w:r>
      <w:ins w:id="173" w:author="Susan Kalisz" w:date="2017-01-30T23:24:00Z">
        <w:r w:rsidR="008E65DA">
          <w:rPr>
            <w:rFonts w:ascii="Arial" w:hAnsi="Arial" w:cs="Arial"/>
            <w:sz w:val="22"/>
            <w:szCs w:val="22"/>
          </w:rPr>
          <w:t xml:space="preserve">strategic </w:t>
        </w:r>
      </w:ins>
      <w:r w:rsidR="009327A3">
        <w:rPr>
          <w:rFonts w:ascii="Arial" w:hAnsi="Arial" w:cs="Arial"/>
          <w:sz w:val="22"/>
          <w:szCs w:val="22"/>
        </w:rPr>
        <w:t xml:space="preserve">internships. </w:t>
      </w:r>
      <w:ins w:id="174" w:author="Susan Kalisz" w:date="2017-01-30T23:18:00Z">
        <w:r w:rsidR="009327A3">
          <w:rPr>
            <w:rFonts w:ascii="Arial" w:hAnsi="Arial" w:cs="Arial"/>
            <w:sz w:val="22"/>
            <w:szCs w:val="22"/>
          </w:rPr>
          <w:t xml:space="preserve">We have </w:t>
        </w:r>
      </w:ins>
      <w:ins w:id="175" w:author="Susan Kalisz" w:date="2017-01-30T23:25:00Z">
        <w:r w:rsidR="008E65DA">
          <w:rPr>
            <w:rFonts w:ascii="Arial" w:hAnsi="Arial" w:cs="Arial"/>
            <w:sz w:val="22"/>
            <w:szCs w:val="22"/>
          </w:rPr>
          <w:t>willing partners in</w:t>
        </w:r>
      </w:ins>
      <w:ins w:id="176" w:author="Susan Kalisz" w:date="2017-01-30T23:18:00Z">
        <w:r w:rsidR="009327A3">
          <w:rPr>
            <w:rFonts w:ascii="Arial" w:hAnsi="Arial" w:cs="Arial"/>
            <w:sz w:val="22"/>
            <w:szCs w:val="22"/>
          </w:rPr>
          <w:t xml:space="preserve"> </w:t>
        </w:r>
      </w:ins>
      <w:r w:rsidR="009327A3">
        <w:rPr>
          <w:rFonts w:ascii="Arial" w:hAnsi="Arial" w:cs="Arial"/>
          <w:sz w:val="22"/>
          <w:szCs w:val="22"/>
        </w:rPr>
        <w:t xml:space="preserve">the National Park Service, US Fish and Wildlife Service, US Forest Service, Tennessee Department of Environment &amp; Conservation, Tennessee Wildlife Resources Authority, Huber Engineered Woods, the Nature Conservancy, Discover Life in </w:t>
      </w:r>
      <w:commentRangeStart w:id="177"/>
      <w:r w:rsidR="009327A3">
        <w:rPr>
          <w:rFonts w:ascii="Arial" w:hAnsi="Arial" w:cs="Arial"/>
          <w:sz w:val="22"/>
          <w:szCs w:val="22"/>
        </w:rPr>
        <w:lastRenderedPageBreak/>
        <w:t xml:space="preserve">America, </w:t>
      </w:r>
      <w:commentRangeEnd w:id="177"/>
      <w:r w:rsidR="00005C69">
        <w:rPr>
          <w:rStyle w:val="CommentReference"/>
        </w:rPr>
        <w:commentReference w:id="177"/>
      </w:r>
      <w:r w:rsidR="009327A3">
        <w:rPr>
          <w:rFonts w:ascii="Arial" w:hAnsi="Arial" w:cs="Arial"/>
          <w:sz w:val="22"/>
          <w:szCs w:val="22"/>
        </w:rPr>
        <w:t xml:space="preserve">and </w:t>
      </w:r>
      <w:ins w:id="178" w:author="Susan Kalisz" w:date="2017-01-31T20:59:00Z">
        <w:r w:rsidR="007C7E77">
          <w:rPr>
            <w:rFonts w:ascii="Arial" w:hAnsi="Arial" w:cs="Arial"/>
            <w:sz w:val="22"/>
            <w:szCs w:val="22"/>
          </w:rPr>
          <w:t>several</w:t>
        </w:r>
      </w:ins>
      <w:r w:rsidR="009327A3">
        <w:rPr>
          <w:rFonts w:ascii="Arial" w:hAnsi="Arial" w:cs="Arial"/>
          <w:sz w:val="22"/>
          <w:szCs w:val="22"/>
        </w:rPr>
        <w:t xml:space="preserve"> independent environmental consult</w:t>
      </w:r>
      <w:ins w:id="179" w:author="Susan Kalisz" w:date="2017-01-30T23:25:00Z">
        <w:r w:rsidR="008E65DA">
          <w:rPr>
            <w:rFonts w:ascii="Arial" w:hAnsi="Arial" w:cs="Arial"/>
            <w:sz w:val="22"/>
            <w:szCs w:val="22"/>
          </w:rPr>
          <w:t>ing firms</w:t>
        </w:r>
      </w:ins>
      <w:ins w:id="180" w:author="Susan Kalisz" w:date="2017-01-30T23:19:00Z">
        <w:r w:rsidR="009327A3">
          <w:rPr>
            <w:rFonts w:ascii="Arial" w:hAnsi="Arial" w:cs="Arial"/>
            <w:sz w:val="22"/>
            <w:szCs w:val="22"/>
          </w:rPr>
          <w:t xml:space="preserve"> (</w:t>
        </w:r>
        <w:r w:rsidR="009327A3" w:rsidRPr="0016791F">
          <w:rPr>
            <w:rFonts w:ascii="Arial" w:hAnsi="Arial" w:cs="Arial"/>
            <w:sz w:val="22"/>
            <w:szCs w:val="22"/>
            <w:highlight w:val="yellow"/>
          </w:rPr>
          <w:t>see Table X</w:t>
        </w:r>
        <w:r w:rsidR="009327A3">
          <w:rPr>
            <w:rFonts w:ascii="Arial" w:hAnsi="Arial" w:cs="Arial"/>
            <w:sz w:val="22"/>
            <w:szCs w:val="22"/>
          </w:rPr>
          <w:t>)</w:t>
        </w:r>
      </w:ins>
      <w:r w:rsidR="009327A3">
        <w:rPr>
          <w:rFonts w:ascii="Arial" w:hAnsi="Arial" w:cs="Arial"/>
          <w:sz w:val="22"/>
          <w:szCs w:val="22"/>
        </w:rPr>
        <w:t xml:space="preserve">. </w:t>
      </w:r>
      <w:r w:rsidR="009327A3">
        <w:rPr>
          <w:rStyle w:val="CommentReference"/>
        </w:rPr>
        <w:commentReference w:id="181"/>
      </w:r>
      <w:r w:rsidR="009327A3">
        <w:rPr>
          <w:rFonts w:ascii="Arial" w:hAnsi="Arial" w:cs="Arial"/>
          <w:sz w:val="22"/>
          <w:szCs w:val="22"/>
        </w:rPr>
        <w:t xml:space="preserve">Moreover, </w:t>
      </w:r>
      <w:ins w:id="182" w:author="Susan Kalisz" w:date="2017-02-02T20:52:00Z">
        <w:r w:rsidR="003B244A">
          <w:rPr>
            <w:rFonts w:ascii="Arial" w:hAnsi="Arial" w:cs="Arial"/>
            <w:sz w:val="22"/>
            <w:szCs w:val="22"/>
          </w:rPr>
          <w:t xml:space="preserve">Dr. </w:t>
        </w:r>
      </w:ins>
      <w:proofErr w:type="spellStart"/>
      <w:ins w:id="183" w:author="Brian O'Meara" w:date="2017-02-01T05:08:00Z">
        <w:r w:rsidR="00234D45" w:rsidRPr="00234D45">
          <w:rPr>
            <w:rFonts w:ascii="Arial" w:hAnsi="Arial" w:cs="Arial"/>
            <w:bCs/>
            <w:sz w:val="22"/>
            <w:szCs w:val="22"/>
            <w:rPrChange w:id="184" w:author="Brian O'Meara" w:date="2017-02-01T05:08:00Z">
              <w:rPr>
                <w:rFonts w:ascii="Arial" w:hAnsi="Arial" w:cs="Arial"/>
                <w:b/>
                <w:bCs/>
                <w:sz w:val="22"/>
                <w:szCs w:val="22"/>
              </w:rPr>
            </w:rPrChange>
          </w:rPr>
          <w:t>Thanos</w:t>
        </w:r>
        <w:proofErr w:type="spellEnd"/>
        <w:r w:rsidR="00234D45" w:rsidRPr="00234D45">
          <w:rPr>
            <w:rFonts w:ascii="Arial" w:hAnsi="Arial" w:cs="Arial"/>
            <w:bCs/>
            <w:sz w:val="22"/>
            <w:szCs w:val="22"/>
            <w:rPrChange w:id="185" w:author="Brian O'Meara" w:date="2017-02-01T05:08:00Z">
              <w:rPr>
                <w:rFonts w:ascii="Arial" w:hAnsi="Arial" w:cs="Arial"/>
                <w:b/>
                <w:bCs/>
                <w:sz w:val="22"/>
                <w:szCs w:val="22"/>
              </w:rPr>
            </w:rPrChange>
          </w:rPr>
          <w:t xml:space="preserve"> </w:t>
        </w:r>
        <w:proofErr w:type="spellStart"/>
        <w:r w:rsidR="00234D45" w:rsidRPr="00234D45">
          <w:rPr>
            <w:rFonts w:ascii="Arial" w:hAnsi="Arial" w:cs="Arial"/>
            <w:bCs/>
            <w:sz w:val="22"/>
            <w:szCs w:val="22"/>
            <w:rPrChange w:id="186" w:author="Brian O'Meara" w:date="2017-02-01T05:08:00Z">
              <w:rPr>
                <w:rFonts w:ascii="Arial" w:hAnsi="Arial" w:cs="Arial"/>
                <w:b/>
                <w:bCs/>
                <w:sz w:val="22"/>
                <w:szCs w:val="22"/>
              </w:rPr>
            </w:rPrChange>
          </w:rPr>
          <w:t>Papanicolaou</w:t>
        </w:r>
        <w:proofErr w:type="spellEnd"/>
        <w:r w:rsidR="00234D45" w:rsidRPr="00234D45" w:rsidDel="00234D45">
          <w:rPr>
            <w:rFonts w:ascii="Arial" w:hAnsi="Arial" w:cs="Arial"/>
            <w:sz w:val="22"/>
            <w:szCs w:val="22"/>
          </w:rPr>
          <w:t xml:space="preserve"> </w:t>
        </w:r>
      </w:ins>
      <w:del w:id="187" w:author="Brian O'Meara" w:date="2017-02-01T05:08:00Z">
        <w:r w:rsidR="009327A3" w:rsidDel="00234D45">
          <w:rPr>
            <w:rFonts w:ascii="Arial" w:hAnsi="Arial" w:cs="Arial"/>
            <w:sz w:val="22"/>
            <w:szCs w:val="22"/>
          </w:rPr>
          <w:delText xml:space="preserve">_____ </w:delText>
        </w:r>
      </w:del>
      <w:r w:rsidR="009327A3">
        <w:rPr>
          <w:rFonts w:ascii="Arial" w:hAnsi="Arial" w:cs="Arial"/>
          <w:sz w:val="22"/>
          <w:szCs w:val="22"/>
        </w:rPr>
        <w:t xml:space="preserve">of </w:t>
      </w:r>
      <w:del w:id="188" w:author="Susan Kalisz" w:date="2017-02-02T20:00:00Z">
        <w:r w:rsidR="009327A3" w:rsidDel="000F756D">
          <w:rPr>
            <w:rFonts w:ascii="Arial" w:hAnsi="Arial" w:cs="Arial"/>
            <w:sz w:val="22"/>
            <w:szCs w:val="22"/>
          </w:rPr>
          <w:delText xml:space="preserve">the </w:delText>
        </w:r>
      </w:del>
      <w:ins w:id="189" w:author="Susan Kalisz" w:date="2017-02-02T20:00:00Z">
        <w:r w:rsidR="000F756D">
          <w:rPr>
            <w:rFonts w:ascii="Arial" w:hAnsi="Arial" w:cs="Arial"/>
            <w:sz w:val="22"/>
            <w:szCs w:val="22"/>
          </w:rPr>
          <w:t xml:space="preserve">UTK </w:t>
        </w:r>
      </w:ins>
      <w:r w:rsidR="009327A3">
        <w:rPr>
          <w:rFonts w:ascii="Arial" w:hAnsi="Arial" w:cs="Arial"/>
          <w:sz w:val="22"/>
          <w:szCs w:val="22"/>
        </w:rPr>
        <w:t xml:space="preserve">Tickle College of Engineering, </w:t>
      </w:r>
      <w:ins w:id="190" w:author="Susan Kalisz" w:date="2017-01-30T23:29:00Z">
        <w:r w:rsidR="00882A0E">
          <w:rPr>
            <w:rFonts w:ascii="Arial" w:hAnsi="Arial" w:cs="Arial"/>
            <w:sz w:val="22"/>
            <w:szCs w:val="22"/>
          </w:rPr>
          <w:t xml:space="preserve">has agreed to assist us in </w:t>
        </w:r>
      </w:ins>
      <w:ins w:id="191" w:author="Susan Kalisz" w:date="2017-01-30T23:27:00Z">
        <w:r w:rsidR="00882A0E">
          <w:rPr>
            <w:rFonts w:ascii="Arial" w:hAnsi="Arial" w:cs="Arial"/>
            <w:sz w:val="22"/>
            <w:szCs w:val="22"/>
          </w:rPr>
          <w:t>expand</w:t>
        </w:r>
      </w:ins>
      <w:ins w:id="192" w:author="Susan Kalisz" w:date="2017-01-30T23:29:00Z">
        <w:r w:rsidR="00882A0E">
          <w:rPr>
            <w:rFonts w:ascii="Arial" w:hAnsi="Arial" w:cs="Arial"/>
            <w:sz w:val="22"/>
            <w:szCs w:val="22"/>
          </w:rPr>
          <w:t>ing current</w:t>
        </w:r>
      </w:ins>
      <w:ins w:id="193" w:author="Susan Kalisz" w:date="2017-01-30T23:28:00Z">
        <w:r w:rsidR="00882A0E">
          <w:rPr>
            <w:rFonts w:ascii="Arial" w:hAnsi="Arial" w:cs="Arial"/>
            <w:sz w:val="22"/>
            <w:szCs w:val="22"/>
          </w:rPr>
          <w:t xml:space="preserve"> </w:t>
        </w:r>
      </w:ins>
      <w:ins w:id="194" w:author="Susan Kalisz" w:date="2017-01-30T23:29:00Z">
        <w:r w:rsidR="00882A0E">
          <w:rPr>
            <w:rFonts w:ascii="Arial" w:hAnsi="Arial" w:cs="Arial"/>
            <w:sz w:val="22"/>
            <w:szCs w:val="22"/>
          </w:rPr>
          <w:t xml:space="preserve">engineering student intern </w:t>
        </w:r>
      </w:ins>
      <w:ins w:id="195" w:author="Susan Kalisz" w:date="2017-01-30T23:28:00Z">
        <w:r w:rsidR="00882A0E">
          <w:rPr>
            <w:rFonts w:ascii="Arial" w:hAnsi="Arial" w:cs="Arial"/>
            <w:sz w:val="22"/>
            <w:szCs w:val="22"/>
          </w:rPr>
          <w:t xml:space="preserve">opportunities </w:t>
        </w:r>
      </w:ins>
      <w:r w:rsidR="009327A3">
        <w:rPr>
          <w:rFonts w:ascii="Arial" w:hAnsi="Arial" w:cs="Arial"/>
          <w:sz w:val="22"/>
          <w:szCs w:val="22"/>
        </w:rPr>
        <w:t xml:space="preserve">with </w:t>
      </w:r>
      <w:ins w:id="196" w:author="Susan Kalisz" w:date="2017-01-30T23:26:00Z">
        <w:r w:rsidR="00882A0E">
          <w:rPr>
            <w:rFonts w:ascii="Arial" w:hAnsi="Arial" w:cs="Arial"/>
            <w:sz w:val="22"/>
            <w:szCs w:val="22"/>
          </w:rPr>
          <w:t xml:space="preserve">the </w:t>
        </w:r>
      </w:ins>
      <w:r w:rsidR="009327A3">
        <w:rPr>
          <w:rFonts w:ascii="Arial" w:hAnsi="Arial" w:cs="Arial"/>
          <w:sz w:val="22"/>
          <w:szCs w:val="22"/>
        </w:rPr>
        <w:t>U</w:t>
      </w:r>
      <w:ins w:id="197" w:author="Susan Kalisz" w:date="2017-01-30T23:26:00Z">
        <w:r w:rsidR="00882A0E">
          <w:rPr>
            <w:rFonts w:ascii="Arial" w:hAnsi="Arial" w:cs="Arial"/>
            <w:sz w:val="22"/>
            <w:szCs w:val="22"/>
          </w:rPr>
          <w:t xml:space="preserve">nited </w:t>
        </w:r>
      </w:ins>
      <w:r w:rsidR="009327A3">
        <w:rPr>
          <w:rFonts w:ascii="Arial" w:hAnsi="Arial" w:cs="Arial"/>
          <w:sz w:val="22"/>
          <w:szCs w:val="22"/>
        </w:rPr>
        <w:t>S</w:t>
      </w:r>
      <w:ins w:id="198" w:author="Susan Kalisz" w:date="2017-01-30T23:26:00Z">
        <w:r w:rsidR="00882A0E">
          <w:rPr>
            <w:rFonts w:ascii="Arial" w:hAnsi="Arial" w:cs="Arial"/>
            <w:sz w:val="22"/>
            <w:szCs w:val="22"/>
          </w:rPr>
          <w:t xml:space="preserve">tates </w:t>
        </w:r>
      </w:ins>
      <w:r w:rsidR="009327A3">
        <w:rPr>
          <w:rFonts w:ascii="Arial" w:hAnsi="Arial" w:cs="Arial"/>
          <w:sz w:val="22"/>
          <w:szCs w:val="22"/>
        </w:rPr>
        <w:t>G</w:t>
      </w:r>
      <w:ins w:id="199" w:author="Susan Kalisz" w:date="2017-01-30T23:26:00Z">
        <w:r w:rsidR="00882A0E">
          <w:rPr>
            <w:rFonts w:ascii="Arial" w:hAnsi="Arial" w:cs="Arial"/>
            <w:sz w:val="22"/>
            <w:szCs w:val="22"/>
          </w:rPr>
          <w:t xml:space="preserve">eological </w:t>
        </w:r>
      </w:ins>
      <w:r w:rsidR="009327A3">
        <w:rPr>
          <w:rFonts w:ascii="Arial" w:hAnsi="Arial" w:cs="Arial"/>
          <w:sz w:val="22"/>
          <w:szCs w:val="22"/>
        </w:rPr>
        <w:t>S</w:t>
      </w:r>
      <w:ins w:id="200" w:author="Susan Kalisz" w:date="2017-01-30T23:26:00Z">
        <w:r w:rsidR="00882A0E">
          <w:rPr>
            <w:rFonts w:ascii="Arial" w:hAnsi="Arial" w:cs="Arial"/>
            <w:sz w:val="22"/>
            <w:szCs w:val="22"/>
          </w:rPr>
          <w:t>urvey</w:t>
        </w:r>
      </w:ins>
      <w:r w:rsidR="009327A3">
        <w:rPr>
          <w:rFonts w:ascii="Arial" w:hAnsi="Arial" w:cs="Arial"/>
          <w:sz w:val="22"/>
          <w:szCs w:val="22"/>
        </w:rPr>
        <w:t xml:space="preserve"> </w:t>
      </w:r>
      <w:ins w:id="201" w:author="Susan Kalisz" w:date="2017-01-30T23:30:00Z">
        <w:r w:rsidR="00882A0E">
          <w:rPr>
            <w:rFonts w:ascii="Arial" w:hAnsi="Arial" w:cs="Arial"/>
            <w:sz w:val="22"/>
            <w:szCs w:val="22"/>
          </w:rPr>
          <w:t>to include</w:t>
        </w:r>
      </w:ins>
      <w:ins w:id="202" w:author="Susan Kalisz" w:date="2017-01-30T23:26:00Z">
        <w:r w:rsidR="00882A0E">
          <w:rPr>
            <w:rFonts w:ascii="Arial" w:hAnsi="Arial" w:cs="Arial"/>
            <w:sz w:val="22"/>
            <w:szCs w:val="22"/>
          </w:rPr>
          <w:t xml:space="preserve"> </w:t>
        </w:r>
      </w:ins>
      <w:r w:rsidR="009327A3">
        <w:rPr>
          <w:rFonts w:ascii="Arial" w:hAnsi="Arial" w:cs="Arial"/>
          <w:sz w:val="22"/>
          <w:szCs w:val="22"/>
        </w:rPr>
        <w:t xml:space="preserve">internships for </w:t>
      </w:r>
      <w:ins w:id="203" w:author="Susan Kalisz" w:date="2017-01-30T23:30:00Z">
        <w:r w:rsidR="00882A0E">
          <w:rPr>
            <w:rFonts w:ascii="Arial" w:hAnsi="Arial" w:cs="Arial"/>
            <w:sz w:val="22"/>
            <w:szCs w:val="22"/>
          </w:rPr>
          <w:t>our NRT</w:t>
        </w:r>
      </w:ins>
      <w:r w:rsidR="009327A3">
        <w:rPr>
          <w:rFonts w:ascii="Arial" w:hAnsi="Arial" w:cs="Arial"/>
          <w:sz w:val="22"/>
          <w:szCs w:val="22"/>
        </w:rPr>
        <w:t xml:space="preserve"> students (See Letter of Support)</w:t>
      </w:r>
      <w:commentRangeStart w:id="204"/>
      <w:r w:rsidR="009327A3">
        <w:rPr>
          <w:rFonts w:ascii="Arial" w:hAnsi="Arial" w:cs="Arial"/>
          <w:sz w:val="22"/>
          <w:szCs w:val="22"/>
        </w:rPr>
        <w:t>.</w:t>
      </w:r>
      <w:commentRangeEnd w:id="204"/>
      <w:r w:rsidR="00F07754">
        <w:rPr>
          <w:rStyle w:val="CommentReference"/>
        </w:rPr>
        <w:commentReference w:id="204"/>
      </w:r>
      <w:r w:rsidR="009327A3">
        <w:rPr>
          <w:rFonts w:ascii="Arial" w:hAnsi="Arial" w:cs="Arial"/>
          <w:sz w:val="22"/>
          <w:szCs w:val="22"/>
        </w:rPr>
        <w:t xml:space="preserve">  </w:t>
      </w:r>
    </w:p>
    <w:p w14:paraId="0DF46871" w14:textId="77777777" w:rsidR="004148EE" w:rsidRDefault="004148EE" w:rsidP="009327A3">
      <w:pPr>
        <w:ind w:firstLine="720"/>
        <w:rPr>
          <w:ins w:id="205" w:author="Brian O'Meara" w:date="2017-02-01T05:15:00Z"/>
          <w:rFonts w:ascii="Arial" w:hAnsi="Arial" w:cs="Arial"/>
          <w:sz w:val="22"/>
          <w:szCs w:val="22"/>
        </w:rPr>
      </w:pPr>
    </w:p>
    <w:p w14:paraId="1265FF4E" w14:textId="3127CE1D" w:rsidR="002C4BC8" w:rsidRPr="003562E0" w:rsidRDefault="009327A3" w:rsidP="004148EE">
      <w:pPr>
        <w:ind w:firstLine="720"/>
        <w:rPr>
          <w:rFonts w:eastAsia="Times New Roman"/>
        </w:rPr>
      </w:pPr>
      <w:ins w:id="206" w:author="Susan Kalisz" w:date="2017-01-30T23:19:00Z">
        <w:r>
          <w:rPr>
            <w:rFonts w:ascii="Arial" w:hAnsi="Arial" w:cs="Arial"/>
            <w:sz w:val="22"/>
            <w:szCs w:val="22"/>
          </w:rPr>
          <w:t xml:space="preserve">We have experience facilitating </w:t>
        </w:r>
      </w:ins>
      <w:ins w:id="207" w:author="Susan Kalisz" w:date="2017-01-31T21:00:00Z">
        <w:r w:rsidR="007C7E77">
          <w:rPr>
            <w:rFonts w:ascii="Arial" w:hAnsi="Arial" w:cs="Arial"/>
            <w:sz w:val="22"/>
            <w:szCs w:val="22"/>
          </w:rPr>
          <w:t>intern</w:t>
        </w:r>
      </w:ins>
      <w:ins w:id="208" w:author="Susan Kalisz" w:date="2017-01-30T23:19:00Z">
        <w:r>
          <w:rPr>
            <w:rFonts w:ascii="Arial" w:hAnsi="Arial" w:cs="Arial"/>
            <w:sz w:val="22"/>
            <w:szCs w:val="22"/>
          </w:rPr>
          <w:t xml:space="preserve"> arrangemen</w:t>
        </w:r>
        <w:r w:rsidR="007C7E77">
          <w:rPr>
            <w:rFonts w:ascii="Arial" w:hAnsi="Arial" w:cs="Arial"/>
            <w:sz w:val="22"/>
            <w:szCs w:val="22"/>
          </w:rPr>
          <w:t>ts for undergraduates</w:t>
        </w:r>
      </w:ins>
      <w:ins w:id="209" w:author="Susan Kalisz" w:date="2017-01-31T22:25:00Z">
        <w:r w:rsidR="00F07754">
          <w:rPr>
            <w:rFonts w:ascii="Arial" w:hAnsi="Arial" w:cs="Arial"/>
            <w:sz w:val="22"/>
            <w:szCs w:val="22"/>
          </w:rPr>
          <w:t xml:space="preserve"> that can be applied to the NRT grad student</w:t>
        </w:r>
      </w:ins>
      <w:ins w:id="210" w:author="Susan Kalisz" w:date="2017-01-31T22:28:00Z">
        <w:r w:rsidR="00F07754">
          <w:rPr>
            <w:rFonts w:ascii="Arial" w:hAnsi="Arial" w:cs="Arial"/>
            <w:sz w:val="22"/>
            <w:szCs w:val="22"/>
          </w:rPr>
          <w:t xml:space="preserve"> internships</w:t>
        </w:r>
      </w:ins>
      <w:ins w:id="211" w:author="Susan Kalisz" w:date="2017-01-30T23:19:00Z">
        <w:r w:rsidR="007C7E77">
          <w:rPr>
            <w:rFonts w:ascii="Arial" w:hAnsi="Arial" w:cs="Arial"/>
            <w:sz w:val="22"/>
            <w:szCs w:val="22"/>
          </w:rPr>
          <w:t>,</w:t>
        </w:r>
        <w:r>
          <w:rPr>
            <w:rFonts w:ascii="Arial" w:hAnsi="Arial" w:cs="Arial"/>
            <w:sz w:val="22"/>
            <w:szCs w:val="22"/>
          </w:rPr>
          <w:t xml:space="preserve"> </w:t>
        </w:r>
      </w:ins>
      <w:ins w:id="212" w:author="Susan Kalisz" w:date="2017-01-31T22:29:00Z">
        <w:r w:rsidR="00F07754">
          <w:rPr>
            <w:rFonts w:ascii="Arial" w:hAnsi="Arial" w:cs="Arial"/>
            <w:sz w:val="22"/>
            <w:szCs w:val="22"/>
          </w:rPr>
          <w:t>and we have</w:t>
        </w:r>
      </w:ins>
      <w:ins w:id="213" w:author="Susan Kalisz" w:date="2017-01-30T23:19:00Z">
        <w:r>
          <w:rPr>
            <w:rFonts w:ascii="Arial" w:hAnsi="Arial" w:cs="Arial"/>
            <w:sz w:val="22"/>
            <w:szCs w:val="22"/>
          </w:rPr>
          <w:t xml:space="preserve"> faculty </w:t>
        </w:r>
      </w:ins>
      <w:ins w:id="214" w:author="Susan Kalisz" w:date="2017-01-31T21:00:00Z">
        <w:r w:rsidR="007C7E77" w:rsidRPr="00005C69">
          <w:rPr>
            <w:rFonts w:ascii="Arial" w:hAnsi="Arial" w:cs="Arial"/>
            <w:sz w:val="22"/>
            <w:szCs w:val="22"/>
          </w:rPr>
          <w:t>liaisons</w:t>
        </w:r>
      </w:ins>
      <w:ins w:id="215" w:author="Susan Kalisz" w:date="2017-01-30T23:19:00Z">
        <w:r w:rsidRPr="00005C69">
          <w:rPr>
            <w:rFonts w:ascii="Arial" w:hAnsi="Arial" w:cs="Arial"/>
            <w:sz w:val="22"/>
            <w:szCs w:val="22"/>
          </w:rPr>
          <w:t xml:space="preserve"> </w:t>
        </w:r>
      </w:ins>
      <w:ins w:id="216" w:author="Susan Kalisz" w:date="2017-01-30T23:21:00Z">
        <w:r w:rsidRPr="00005C69">
          <w:rPr>
            <w:rFonts w:ascii="Arial" w:hAnsi="Arial" w:cs="Arial"/>
            <w:sz w:val="22"/>
            <w:szCs w:val="22"/>
          </w:rPr>
          <w:t xml:space="preserve">already </w:t>
        </w:r>
      </w:ins>
      <w:ins w:id="217" w:author="Susan Kalisz" w:date="2017-01-30T23:19:00Z">
        <w:r w:rsidRPr="00005C69">
          <w:rPr>
            <w:rFonts w:ascii="Arial" w:hAnsi="Arial" w:cs="Arial"/>
            <w:sz w:val="22"/>
            <w:szCs w:val="22"/>
          </w:rPr>
          <w:t xml:space="preserve">in place. </w:t>
        </w:r>
      </w:ins>
      <w:ins w:id="218" w:author="Susan Kalisz" w:date="2017-01-31T21:01:00Z">
        <w:r w:rsidR="007C7E77">
          <w:rPr>
            <w:rFonts w:ascii="Arial" w:hAnsi="Arial" w:cs="Arial"/>
            <w:sz w:val="22"/>
            <w:szCs w:val="22"/>
          </w:rPr>
          <w:t xml:space="preserve">For example, </w:t>
        </w:r>
      </w:ins>
      <w:r w:rsidR="002C4BC8" w:rsidRPr="00005C69">
        <w:rPr>
          <w:rFonts w:ascii="Arial" w:hAnsi="Arial" w:cs="Arial"/>
          <w:sz w:val="22"/>
          <w:szCs w:val="22"/>
        </w:rPr>
        <w:t xml:space="preserve">FWF has well-established internship opportunities for its undergraduate majors, including </w:t>
      </w:r>
      <w:ins w:id="219" w:author="Susan Kalisz" w:date="2017-01-31T22:26:00Z">
        <w:r w:rsidR="00F07754">
          <w:rPr>
            <w:rFonts w:ascii="Arial" w:hAnsi="Arial" w:cs="Arial"/>
            <w:sz w:val="22"/>
            <w:szCs w:val="22"/>
          </w:rPr>
          <w:t>some</w:t>
        </w:r>
      </w:ins>
      <w:r w:rsidR="002C4BC8" w:rsidRPr="00005C69">
        <w:rPr>
          <w:rFonts w:ascii="Arial" w:hAnsi="Arial" w:cs="Arial"/>
          <w:sz w:val="22"/>
          <w:szCs w:val="22"/>
        </w:rPr>
        <w:t xml:space="preserve"> </w:t>
      </w:r>
      <w:ins w:id="220" w:author="Susan Kalisz" w:date="2017-01-31T21:01:00Z">
        <w:r w:rsidR="007C7E77">
          <w:rPr>
            <w:rFonts w:ascii="Arial" w:hAnsi="Arial" w:cs="Arial"/>
            <w:sz w:val="22"/>
            <w:szCs w:val="22"/>
          </w:rPr>
          <w:t>with</w:t>
        </w:r>
      </w:ins>
      <w:ins w:id="221" w:author="Susan Kalisz" w:date="2017-01-30T23:22:00Z">
        <w:r w:rsidR="00005C69" w:rsidRPr="00005C69">
          <w:rPr>
            <w:rFonts w:ascii="Arial" w:hAnsi="Arial" w:cs="Arial"/>
            <w:sz w:val="22"/>
            <w:szCs w:val="22"/>
          </w:rPr>
          <w:t xml:space="preserve"> </w:t>
        </w:r>
        <w:r w:rsidRPr="00005C69">
          <w:rPr>
            <w:rFonts w:ascii="Arial" w:hAnsi="Arial" w:cs="Arial"/>
            <w:sz w:val="22"/>
            <w:szCs w:val="22"/>
          </w:rPr>
          <w:t>our graduate internship</w:t>
        </w:r>
      </w:ins>
      <w:r w:rsidR="002C4BC8" w:rsidRPr="00005C69">
        <w:rPr>
          <w:rFonts w:ascii="Arial" w:hAnsi="Arial" w:cs="Arial"/>
          <w:sz w:val="22"/>
          <w:szCs w:val="22"/>
        </w:rPr>
        <w:t xml:space="preserve"> partner organizations</w:t>
      </w:r>
      <w:ins w:id="222" w:author="Susan Kalisz" w:date="2017-01-31T22:26:00Z">
        <w:r w:rsidR="00F07754">
          <w:rPr>
            <w:rFonts w:ascii="Arial" w:hAnsi="Arial" w:cs="Arial"/>
            <w:sz w:val="22"/>
            <w:szCs w:val="22"/>
          </w:rPr>
          <w:t xml:space="preserve"> (Table x)</w:t>
        </w:r>
      </w:ins>
      <w:r w:rsidR="002C4BC8" w:rsidRPr="00005C69">
        <w:rPr>
          <w:rFonts w:ascii="Arial" w:hAnsi="Arial" w:cs="Arial"/>
          <w:sz w:val="22"/>
          <w:szCs w:val="22"/>
        </w:rPr>
        <w:t xml:space="preserve">. </w:t>
      </w:r>
      <w:ins w:id="223" w:author="Susan Kalisz" w:date="2017-01-31T00:05:00Z">
        <w:r w:rsidR="00005C69" w:rsidRPr="00005C69">
          <w:rPr>
            <w:rFonts w:ascii="Arial" w:hAnsi="Arial" w:cs="Arial"/>
            <w:sz w:val="22"/>
            <w:szCs w:val="22"/>
          </w:rPr>
          <w:t xml:space="preserve">Likewise, </w:t>
        </w:r>
      </w:ins>
      <w:ins w:id="224" w:author="Susan Kalisz" w:date="2017-01-31T00:06:00Z">
        <w:r w:rsidR="00005C69" w:rsidRPr="00005C69">
          <w:rPr>
            <w:rFonts w:ascii="Arial" w:hAnsi="Arial" w:cs="Arial"/>
            <w:sz w:val="22"/>
            <w:szCs w:val="22"/>
          </w:rPr>
          <w:t xml:space="preserve">many </w:t>
        </w:r>
      </w:ins>
      <w:ins w:id="225" w:author="Susan Kalisz" w:date="2017-01-31T00:05:00Z">
        <w:r w:rsidR="00005C69" w:rsidRPr="00005C69">
          <w:rPr>
            <w:rFonts w:ascii="Arial" w:hAnsi="Arial" w:cs="Arial"/>
            <w:sz w:val="22"/>
            <w:szCs w:val="22"/>
          </w:rPr>
          <w:t xml:space="preserve">EEB </w:t>
        </w:r>
      </w:ins>
      <w:ins w:id="226" w:author="Susan Kalisz" w:date="2017-01-31T22:26:00Z">
        <w:r w:rsidR="00F07754">
          <w:rPr>
            <w:rFonts w:ascii="Arial" w:hAnsi="Arial" w:cs="Arial"/>
            <w:sz w:val="22"/>
            <w:szCs w:val="22"/>
          </w:rPr>
          <w:t>faculty have m</w:t>
        </w:r>
        <w:r w:rsidR="00F07754" w:rsidRPr="00E2189B">
          <w:rPr>
            <w:rFonts w:ascii="Arial" w:hAnsi="Arial" w:cs="Arial"/>
            <w:sz w:val="22"/>
            <w:szCs w:val="22"/>
          </w:rPr>
          <w:t xml:space="preserve">entored </w:t>
        </w:r>
      </w:ins>
      <w:ins w:id="227" w:author="Susan Kalisz" w:date="2017-01-31T00:05:00Z">
        <w:r w:rsidR="00005C69" w:rsidRPr="00E2189B">
          <w:rPr>
            <w:rFonts w:ascii="Arial" w:hAnsi="Arial" w:cs="Arial"/>
            <w:sz w:val="22"/>
            <w:szCs w:val="22"/>
          </w:rPr>
          <w:t xml:space="preserve">undergrads </w:t>
        </w:r>
      </w:ins>
      <w:ins w:id="228" w:author="Susan Kalisz" w:date="2017-01-31T21:01:00Z">
        <w:r w:rsidR="007C7E77" w:rsidRPr="003562E0">
          <w:rPr>
            <w:rFonts w:ascii="Arial" w:hAnsi="Arial" w:cs="Arial"/>
            <w:sz w:val="22"/>
            <w:szCs w:val="22"/>
          </w:rPr>
          <w:t>in</w:t>
        </w:r>
      </w:ins>
      <w:ins w:id="229" w:author="Susan Kalisz" w:date="2017-01-31T00:06:00Z">
        <w:r w:rsidR="00005C69" w:rsidRPr="003562E0">
          <w:rPr>
            <w:rFonts w:ascii="Arial" w:hAnsi="Arial" w:cs="Arial"/>
            <w:sz w:val="22"/>
            <w:szCs w:val="22"/>
          </w:rPr>
          <w:t xml:space="preserve"> successful internships</w:t>
        </w:r>
      </w:ins>
      <w:ins w:id="230" w:author="Susan Kalisz" w:date="2017-01-31T22:27:00Z">
        <w:r w:rsidR="00F07754" w:rsidRPr="003562E0">
          <w:rPr>
            <w:rFonts w:ascii="Arial" w:hAnsi="Arial" w:cs="Arial"/>
            <w:sz w:val="22"/>
            <w:szCs w:val="22"/>
          </w:rPr>
          <w:t xml:space="preserve"> that </w:t>
        </w:r>
      </w:ins>
      <w:ins w:id="231" w:author="Susan Kalisz" w:date="2017-01-31T22:29:00Z">
        <w:r w:rsidR="00F07754" w:rsidRPr="003562E0">
          <w:rPr>
            <w:rFonts w:ascii="Arial" w:hAnsi="Arial" w:cs="Arial"/>
            <w:sz w:val="22"/>
            <w:szCs w:val="22"/>
          </w:rPr>
          <w:t xml:space="preserve">have </w:t>
        </w:r>
      </w:ins>
      <w:ins w:id="232" w:author="Susan Kalisz" w:date="2017-01-31T22:27:00Z">
        <w:r w:rsidR="00F07754" w:rsidRPr="003562E0">
          <w:rPr>
            <w:rFonts w:ascii="Arial" w:hAnsi="Arial" w:cs="Arial"/>
            <w:sz w:val="22"/>
            <w:szCs w:val="22"/>
          </w:rPr>
          <w:t>opened career paths</w:t>
        </w:r>
      </w:ins>
      <w:ins w:id="233" w:author="Susan Kalisz" w:date="2017-01-31T00:06:00Z">
        <w:r w:rsidR="00005C69" w:rsidRPr="003562E0">
          <w:rPr>
            <w:rFonts w:ascii="Arial" w:hAnsi="Arial" w:cs="Arial"/>
            <w:sz w:val="22"/>
            <w:szCs w:val="22"/>
          </w:rPr>
          <w:t xml:space="preserve">. </w:t>
        </w:r>
      </w:ins>
      <w:ins w:id="234" w:author="Susan Kalisz" w:date="2017-01-31T22:27:00Z">
        <w:r w:rsidR="00F07754" w:rsidRPr="00647867">
          <w:rPr>
            <w:rFonts w:ascii="Arial" w:hAnsi="Arial" w:cs="Arial"/>
            <w:sz w:val="22"/>
            <w:szCs w:val="22"/>
          </w:rPr>
          <w:t xml:space="preserve">For example, </w:t>
        </w:r>
      </w:ins>
      <w:ins w:id="235" w:author="Susan Kalisz" w:date="2017-01-31T00:05:00Z">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ins>
      <w:ins w:id="236" w:author="Susan Kalisz" w:date="2017-01-31T22:23:00Z">
        <w:r w:rsidR="00F07754" w:rsidRPr="00E2189B">
          <w:rPr>
            <w:rFonts w:ascii="Arial" w:eastAsia="Times New Roman" w:hAnsi="Arial" w:cs="Arial"/>
            <w:sz w:val="22"/>
            <w:szCs w:val="22"/>
          </w:rPr>
          <w:t xml:space="preserve"> intern</w:t>
        </w:r>
      </w:ins>
      <w:ins w:id="237" w:author="Susan Kalisz" w:date="2017-01-31T00:05:00Z">
        <w:r w:rsidR="00005C69" w:rsidRPr="00E2189B">
          <w:rPr>
            <w:rFonts w:ascii="Arial" w:eastAsia="Times New Roman" w:hAnsi="Arial" w:cs="Arial"/>
            <w:sz w:val="22"/>
            <w:szCs w:val="22"/>
          </w:rPr>
          <w:t>, Stephen Nelson</w:t>
        </w:r>
      </w:ins>
      <w:ins w:id="238" w:author="Susan Kalisz" w:date="2017-01-31T22:30:00Z">
        <w:r w:rsidR="00F07754" w:rsidRPr="00E2189B">
          <w:rPr>
            <w:rFonts w:ascii="Arial" w:eastAsia="Times New Roman" w:hAnsi="Arial" w:cs="Arial"/>
            <w:sz w:val="22"/>
            <w:szCs w:val="22"/>
          </w:rPr>
          <w:t>,</w:t>
        </w:r>
      </w:ins>
      <w:ins w:id="239" w:author="Susan Kalisz" w:date="2017-01-31T00:05:00Z">
        <w:r w:rsidR="00005C69" w:rsidRPr="00E2189B">
          <w:rPr>
            <w:rFonts w:ascii="Arial" w:eastAsia="Times New Roman" w:hAnsi="Arial" w:cs="Arial"/>
            <w:sz w:val="22"/>
            <w:szCs w:val="22"/>
          </w:rPr>
          <w:t xml:space="preserve"> worked on a collaborative project </w:t>
        </w:r>
      </w:ins>
      <w:ins w:id="240" w:author="Susan Kalisz" w:date="2017-01-31T21:02:00Z">
        <w:r w:rsidR="007C7E77" w:rsidRPr="00E2189B">
          <w:rPr>
            <w:rFonts w:ascii="Arial" w:eastAsia="Times New Roman" w:hAnsi="Arial" w:cs="Arial"/>
            <w:sz w:val="22"/>
            <w:szCs w:val="22"/>
          </w:rPr>
          <w:t xml:space="preserve">between UTK and </w:t>
        </w:r>
      </w:ins>
      <w:ins w:id="241" w:author="Susan Kalisz" w:date="2017-01-31T22:23:00Z">
        <w:r w:rsidR="00F07754" w:rsidRPr="00E2189B">
          <w:rPr>
            <w:rFonts w:ascii="Arial" w:eastAsia="Times New Roman" w:hAnsi="Arial" w:cs="Arial"/>
            <w:sz w:val="22"/>
            <w:szCs w:val="22"/>
          </w:rPr>
          <w:t xml:space="preserve">the </w:t>
        </w:r>
      </w:ins>
      <w:ins w:id="242" w:author="Susan Kalisz" w:date="2017-01-31T21:02:00Z">
        <w:r w:rsidR="007C7E77" w:rsidRPr="00E2189B">
          <w:rPr>
            <w:rFonts w:ascii="Arial" w:eastAsia="Times New Roman" w:hAnsi="Arial" w:cs="Arial"/>
            <w:sz w:val="22"/>
            <w:szCs w:val="22"/>
          </w:rPr>
          <w:t xml:space="preserve">Knoxville Zoo </w:t>
        </w:r>
      </w:ins>
      <w:ins w:id="243" w:author="Susan Kalisz" w:date="2017-01-31T00:05:00Z">
        <w:r w:rsidR="00005C69" w:rsidRPr="00E2189B">
          <w:rPr>
            <w:rFonts w:ascii="Arial" w:eastAsia="Times New Roman" w:hAnsi="Arial" w:cs="Arial"/>
            <w:sz w:val="22"/>
            <w:szCs w:val="22"/>
          </w:rPr>
          <w:t xml:space="preserve">assessing disease threats to amphibians. He is now head keeper in the herpetology department at the zoo and continues to collaborate with </w:t>
        </w:r>
      </w:ins>
      <w:ins w:id="244" w:author="Susan Kalisz" w:date="2017-01-31T00:07:00Z">
        <w:r w:rsidR="00005C69" w:rsidRPr="00E2189B">
          <w:rPr>
            <w:rFonts w:ascii="Arial" w:eastAsia="Times New Roman" w:hAnsi="Arial" w:cs="Arial"/>
            <w:sz w:val="22"/>
            <w:szCs w:val="22"/>
          </w:rPr>
          <w:t>his faculty advisor at UTK</w:t>
        </w:r>
      </w:ins>
      <w:ins w:id="245" w:author="Susan Kalisz" w:date="2017-01-31T00:05:00Z">
        <w:r w:rsidR="00005C69" w:rsidRPr="00E2189B">
          <w:rPr>
            <w:rFonts w:ascii="Arial" w:eastAsia="Times New Roman" w:hAnsi="Arial" w:cs="Arial"/>
            <w:sz w:val="22"/>
            <w:szCs w:val="22"/>
          </w:rPr>
          <w:t xml:space="preserve"> on </w:t>
        </w:r>
      </w:ins>
      <w:ins w:id="246" w:author="Susan Kalisz" w:date="2017-01-31T21:02:00Z">
        <w:r w:rsidR="007C7E77" w:rsidRPr="00E2189B">
          <w:rPr>
            <w:rFonts w:ascii="Arial" w:eastAsia="Times New Roman" w:hAnsi="Arial" w:cs="Arial"/>
            <w:sz w:val="22"/>
            <w:szCs w:val="22"/>
          </w:rPr>
          <w:t xml:space="preserve">conservation and </w:t>
        </w:r>
      </w:ins>
      <w:ins w:id="247" w:author="Susan Kalisz" w:date="2017-01-31T00:05:00Z">
        <w:r w:rsidR="00005C69" w:rsidRPr="00E2189B">
          <w:rPr>
            <w:rFonts w:ascii="Arial" w:eastAsia="Times New Roman" w:hAnsi="Arial" w:cs="Arial"/>
            <w:sz w:val="22"/>
            <w:szCs w:val="22"/>
          </w:rPr>
          <w:t xml:space="preserve">biodiversity discovery </w:t>
        </w:r>
      </w:ins>
      <w:ins w:id="248" w:author="Susan Kalisz" w:date="2017-01-31T00:07:00Z">
        <w:r w:rsidR="00005C69" w:rsidRPr="00E2189B">
          <w:rPr>
            <w:rFonts w:ascii="Arial" w:eastAsia="Times New Roman" w:hAnsi="Arial" w:cs="Arial"/>
            <w:sz w:val="22"/>
            <w:szCs w:val="22"/>
          </w:rPr>
          <w:t>(</w:t>
        </w:r>
      </w:ins>
      <w:ins w:id="249" w:author="Susan Kalisz" w:date="2017-01-31T21:03:00Z">
        <w:r w:rsidR="007C7E77" w:rsidRPr="00E2189B">
          <w:rPr>
            <w:rFonts w:ascii="Arial" w:eastAsia="Times New Roman" w:hAnsi="Arial" w:cs="Arial"/>
            <w:sz w:val="22"/>
            <w:szCs w:val="22"/>
          </w:rPr>
          <w:t>they recently discovered</w:t>
        </w:r>
      </w:ins>
      <w:ins w:id="250" w:author="Susan Kalisz" w:date="2017-01-31T21:02:00Z">
        <w:r w:rsidR="007C7E77" w:rsidRPr="00E2189B">
          <w:rPr>
            <w:rFonts w:ascii="Arial" w:eastAsia="Times New Roman" w:hAnsi="Arial" w:cs="Arial"/>
            <w:sz w:val="22"/>
            <w:szCs w:val="22"/>
          </w:rPr>
          <w:t xml:space="preserve"> </w:t>
        </w:r>
      </w:ins>
      <w:ins w:id="251" w:author="Susan Kalisz" w:date="2017-01-31T00:08:00Z">
        <w:r w:rsidR="00005C69" w:rsidRPr="00E2189B">
          <w:rPr>
            <w:rFonts w:ascii="Arial" w:eastAsia="Times New Roman" w:hAnsi="Arial" w:cs="Arial"/>
            <w:sz w:val="22"/>
            <w:szCs w:val="22"/>
          </w:rPr>
          <w:t>a</w:t>
        </w:r>
      </w:ins>
      <w:ins w:id="252" w:author="Susan Kalisz" w:date="2017-01-31T00:07:00Z">
        <w:r w:rsidR="00005C69" w:rsidRPr="00E2189B">
          <w:rPr>
            <w:rFonts w:ascii="Arial" w:eastAsia="Times New Roman" w:hAnsi="Arial" w:cs="Arial"/>
            <w:sz w:val="22"/>
            <w:szCs w:val="22"/>
          </w:rPr>
          <w:t xml:space="preserve"> new species of mudpuppy)</w:t>
        </w:r>
      </w:ins>
      <w:ins w:id="253" w:author="Susan Kalisz" w:date="2017-01-31T00:05:00Z">
        <w:r w:rsidR="00005C69" w:rsidRPr="00E2189B">
          <w:rPr>
            <w:rFonts w:ascii="Arial" w:eastAsia="Times New Roman" w:hAnsi="Arial" w:cs="Arial"/>
            <w:sz w:val="22"/>
            <w:szCs w:val="22"/>
          </w:rPr>
          <w:t>.</w:t>
        </w:r>
      </w:ins>
      <w:ins w:id="254" w:author="Susan Kalisz" w:date="2017-01-31T00:08:00Z">
        <w:r w:rsidR="00005C69" w:rsidRPr="00E2189B">
          <w:rPr>
            <w:rFonts w:ascii="Arial" w:eastAsia="Times New Roman" w:hAnsi="Arial" w:cs="Arial"/>
            <w:sz w:val="22"/>
            <w:szCs w:val="22"/>
          </w:rPr>
          <w:t xml:space="preserve"> </w:t>
        </w:r>
      </w:ins>
      <w:ins w:id="255" w:author="Susan Kalisz" w:date="2017-01-30T23:23:00Z">
        <w:r w:rsidR="00347E93">
          <w:rPr>
            <w:rFonts w:ascii="Arial" w:hAnsi="Arial" w:cs="Arial"/>
            <w:sz w:val="22"/>
            <w:szCs w:val="22"/>
          </w:rPr>
          <w:t>O</w:t>
        </w:r>
      </w:ins>
      <w:ins w:id="256" w:author="Susan Kalisz" w:date="2017-01-31T22:30:00Z">
        <w:r w:rsidR="00F07754">
          <w:rPr>
            <w:rFonts w:ascii="Arial" w:hAnsi="Arial" w:cs="Arial"/>
            <w:sz w:val="22"/>
            <w:szCs w:val="22"/>
          </w:rPr>
          <w:t xml:space="preserve">ur grad internships </w:t>
        </w:r>
      </w:ins>
      <w:ins w:id="257" w:author="Susan Kalisz" w:date="2017-01-31T22:44:00Z">
        <w:r w:rsidR="00347E93">
          <w:rPr>
            <w:rFonts w:ascii="Arial" w:hAnsi="Arial" w:cs="Arial"/>
            <w:sz w:val="22"/>
            <w:szCs w:val="22"/>
          </w:rPr>
          <w:t>will</w:t>
        </w:r>
      </w:ins>
      <w:ins w:id="258" w:author="Susan Kalisz" w:date="2017-01-31T22:30:00Z">
        <w:r w:rsidR="00F07754">
          <w:rPr>
            <w:rFonts w:ascii="Arial" w:hAnsi="Arial" w:cs="Arial"/>
            <w:sz w:val="22"/>
            <w:szCs w:val="22"/>
          </w:rPr>
          <w:t xml:space="preserve"> </w:t>
        </w:r>
      </w:ins>
      <w:ins w:id="259" w:author="Susan Kalisz" w:date="2017-01-31T22:31:00Z">
        <w:r w:rsidR="0037282A">
          <w:rPr>
            <w:rFonts w:ascii="Arial" w:hAnsi="Arial" w:cs="Arial"/>
            <w:sz w:val="22"/>
            <w:szCs w:val="22"/>
          </w:rPr>
          <w:t>develop a pipeline of</w:t>
        </w:r>
      </w:ins>
      <w:ins w:id="260" w:author="Susan Kalisz" w:date="2017-01-31T22:30:00Z">
        <w:r w:rsidR="00F07754">
          <w:rPr>
            <w:rFonts w:ascii="Arial" w:hAnsi="Arial" w:cs="Arial"/>
            <w:sz w:val="22"/>
            <w:szCs w:val="22"/>
          </w:rPr>
          <w:t xml:space="preserve"> STEM-enabled</w:t>
        </w:r>
        <w:r w:rsidR="00347E93">
          <w:rPr>
            <w:rFonts w:ascii="Arial" w:hAnsi="Arial" w:cs="Arial"/>
            <w:sz w:val="22"/>
            <w:szCs w:val="22"/>
          </w:rPr>
          <w:t xml:space="preserve"> Ph</w:t>
        </w:r>
        <w:r w:rsidR="0037282A">
          <w:rPr>
            <w:rFonts w:ascii="Arial" w:hAnsi="Arial" w:cs="Arial"/>
            <w:sz w:val="22"/>
            <w:szCs w:val="22"/>
          </w:rPr>
          <w:t>D and MSc</w:t>
        </w:r>
      </w:ins>
      <w:ins w:id="261" w:author="Susan Kalisz" w:date="2017-01-30T23:23:00Z">
        <w:r w:rsidR="008E65DA" w:rsidRPr="00005C69">
          <w:rPr>
            <w:rFonts w:ascii="Arial" w:hAnsi="Arial" w:cs="Arial"/>
            <w:sz w:val="22"/>
            <w:szCs w:val="22"/>
          </w:rPr>
          <w:t xml:space="preserve"> </w:t>
        </w:r>
      </w:ins>
      <w:ins w:id="262" w:author="Susan Kalisz" w:date="2017-01-31T22:31:00Z">
        <w:r w:rsidR="0037282A">
          <w:rPr>
            <w:rFonts w:ascii="Arial" w:hAnsi="Arial" w:cs="Arial"/>
            <w:sz w:val="22"/>
            <w:szCs w:val="22"/>
          </w:rPr>
          <w:t>graduates</w:t>
        </w:r>
      </w:ins>
      <w:ins w:id="263" w:author="Susan Kalisz" w:date="2017-01-31T22:45:00Z">
        <w:r w:rsidR="00347E93">
          <w:rPr>
            <w:rFonts w:ascii="Arial" w:hAnsi="Arial" w:cs="Arial"/>
            <w:sz w:val="22"/>
            <w:szCs w:val="22"/>
          </w:rPr>
          <w:t xml:space="preserve"> outside academia</w:t>
        </w:r>
      </w:ins>
      <w:ins w:id="264" w:author="Susan Kalisz" w:date="2017-01-31T22:31:00Z">
        <w:r w:rsidR="0037282A">
          <w:rPr>
            <w:rFonts w:ascii="Arial" w:hAnsi="Arial" w:cs="Arial"/>
            <w:sz w:val="22"/>
            <w:szCs w:val="22"/>
          </w:rPr>
          <w:t xml:space="preserve">. We </w:t>
        </w:r>
      </w:ins>
      <w:ins w:id="265" w:author="Susan Kalisz" w:date="2017-01-30T23:23:00Z">
        <w:r w:rsidR="008E65DA" w:rsidRPr="00005C69">
          <w:rPr>
            <w:rFonts w:ascii="Arial" w:hAnsi="Arial" w:cs="Arial"/>
            <w:sz w:val="22"/>
            <w:szCs w:val="22"/>
          </w:rPr>
          <w:t xml:space="preserve">will continue to add </w:t>
        </w:r>
      </w:ins>
      <w:ins w:id="266" w:author="Susan Kalisz" w:date="2017-01-31T22:31:00Z">
        <w:r w:rsidR="0037282A">
          <w:rPr>
            <w:rFonts w:ascii="Arial" w:hAnsi="Arial" w:cs="Arial"/>
            <w:sz w:val="22"/>
            <w:szCs w:val="22"/>
          </w:rPr>
          <w:t>more</w:t>
        </w:r>
      </w:ins>
      <w:r w:rsidR="002C4BC8" w:rsidRPr="00005C69">
        <w:rPr>
          <w:rFonts w:ascii="Arial" w:hAnsi="Arial" w:cs="Arial"/>
          <w:sz w:val="22"/>
          <w:szCs w:val="22"/>
        </w:rPr>
        <w:t xml:space="preserve"> partner </w:t>
      </w:r>
      <w:ins w:id="267" w:author="Susan Kalisz" w:date="2017-01-30T23:23:00Z">
        <w:r w:rsidR="008E65DA" w:rsidRPr="00005C69">
          <w:rPr>
            <w:rFonts w:ascii="Arial" w:hAnsi="Arial" w:cs="Arial"/>
            <w:sz w:val="22"/>
            <w:szCs w:val="22"/>
          </w:rPr>
          <w:t xml:space="preserve">organizations to those that </w:t>
        </w:r>
      </w:ins>
      <w:r w:rsidR="002C4BC8" w:rsidRPr="00005C69">
        <w:rPr>
          <w:rFonts w:ascii="Arial" w:hAnsi="Arial" w:cs="Arial"/>
          <w:sz w:val="22"/>
          <w:szCs w:val="22"/>
        </w:rPr>
        <w:t xml:space="preserve">have </w:t>
      </w:r>
      <w:ins w:id="268" w:author="Susan Kalisz" w:date="2017-01-30T23:23:00Z">
        <w:r w:rsidR="008E65DA" w:rsidRPr="00005C69">
          <w:rPr>
            <w:rFonts w:ascii="Arial" w:hAnsi="Arial" w:cs="Arial"/>
            <w:sz w:val="22"/>
            <w:szCs w:val="22"/>
          </w:rPr>
          <w:t xml:space="preserve">already </w:t>
        </w:r>
      </w:ins>
      <w:r w:rsidR="002C4BC8" w:rsidRPr="00005C69">
        <w:rPr>
          <w:rFonts w:ascii="Arial" w:hAnsi="Arial" w:cs="Arial"/>
          <w:sz w:val="22"/>
          <w:szCs w:val="22"/>
        </w:rPr>
        <w:t>expressed interest</w:t>
      </w:r>
      <w:ins w:id="269" w:author="Susan Kalisz" w:date="2017-01-30T23:23:00Z">
        <w:r w:rsidR="008E65DA" w:rsidRPr="00005C69">
          <w:rPr>
            <w:rFonts w:ascii="Arial" w:hAnsi="Arial" w:cs="Arial"/>
            <w:sz w:val="22"/>
            <w:szCs w:val="22"/>
          </w:rPr>
          <w:t xml:space="preserve"> in collaborating</w:t>
        </w:r>
      </w:ins>
      <w:ins w:id="270" w:author="Susan Kalisz" w:date="2017-01-31T22:31:00Z">
        <w:r w:rsidR="0037282A">
          <w:rPr>
            <w:rFonts w:ascii="Arial" w:hAnsi="Arial" w:cs="Arial"/>
            <w:sz w:val="22"/>
            <w:szCs w:val="22"/>
          </w:rPr>
          <w:t xml:space="preserve"> (Table x)</w:t>
        </w:r>
      </w:ins>
      <w:ins w:id="271" w:author="Susan Kalisz" w:date="2017-01-31T22:32:00Z">
        <w:r w:rsidR="0037282A">
          <w:rPr>
            <w:rFonts w:ascii="Arial" w:hAnsi="Arial" w:cs="Arial"/>
            <w:sz w:val="22"/>
            <w:szCs w:val="22"/>
          </w:rPr>
          <w:t xml:space="preserve"> to establish a network of highly trained biodiversity professionals</w:t>
        </w:r>
      </w:ins>
      <w:r w:rsidR="002C4BC8" w:rsidRPr="00005C69">
        <w:rPr>
          <w:rFonts w:ascii="Arial" w:hAnsi="Arial" w:cs="Arial"/>
          <w:sz w:val="22"/>
          <w:szCs w:val="22"/>
        </w:rPr>
        <w:t>.</w:t>
      </w:r>
      <w:r w:rsidR="002C4BC8">
        <w:rPr>
          <w:rFonts w:ascii="Arial" w:hAnsi="Arial" w:cs="Arial"/>
          <w:sz w:val="22"/>
          <w:szCs w:val="22"/>
        </w:rPr>
        <w:t xml:space="preserve"> </w:t>
      </w:r>
    </w:p>
    <w:p w14:paraId="1849D92F" w14:textId="4FE719A6" w:rsidR="00AE2E49" w:rsidDel="009D754C" w:rsidRDefault="002C4BC8" w:rsidP="003562E0">
      <w:pPr>
        <w:ind w:firstLine="720"/>
        <w:rPr>
          <w:ins w:id="272" w:author="Pound, Sharon Sweetser" w:date="2017-01-27T10:43:00Z"/>
          <w:del w:id="273" w:author="Brian O'Meara" w:date="2017-02-03T02:28:00Z"/>
          <w:rFonts w:ascii="Arial" w:hAnsi="Arial" w:cs="Arial"/>
          <w:sz w:val="22"/>
          <w:szCs w:val="22"/>
        </w:rPr>
      </w:pPr>
      <w:bookmarkStart w:id="274" w:name="_GoBack"/>
      <w:bookmarkEnd w:id="274"/>
      <w:del w:id="275" w:author="Brian O'Meara" w:date="2017-02-03T02:28:00Z">
        <w:r w:rsidRPr="00F225F4" w:rsidDel="009D754C">
          <w:rPr>
            <w:rFonts w:ascii="Arial" w:hAnsi="Arial" w:cs="Arial"/>
            <w:sz w:val="22"/>
            <w:szCs w:val="22"/>
            <w:highlight w:val="yellow"/>
          </w:rPr>
          <w:delText>We have communicated with the following organizations for potential internships for our students and what training needs they see:</w:delText>
        </w:r>
        <w:r w:rsidDel="009D754C">
          <w:rPr>
            <w:rFonts w:ascii="Arial" w:hAnsi="Arial" w:cs="Arial"/>
            <w:sz w:val="22"/>
            <w:szCs w:val="22"/>
          </w:rPr>
          <w:delText xml:space="preserve"> </w:delText>
        </w:r>
      </w:del>
    </w:p>
    <w:p w14:paraId="4826B38D" w14:textId="4697C788" w:rsidR="00A13A54" w:rsidRDefault="00A13A54" w:rsidP="0076071C">
      <w:pPr>
        <w:rPr>
          <w:rFonts w:ascii="Arial" w:hAnsi="Arial" w:cs="Arial"/>
          <w:sz w:val="22"/>
          <w:szCs w:val="22"/>
        </w:rPr>
      </w:pPr>
    </w:p>
    <w:tbl>
      <w:tblPr>
        <w:tblStyle w:val="TableGrid"/>
        <w:tblpPr w:leftFromText="187" w:rightFromText="187" w:bottomFromText="706" w:vertAnchor="text" w:tblpY="1"/>
        <w:tblOverlap w:val="never"/>
        <w:tblW w:w="0" w:type="auto"/>
        <w:tblLook w:val="04A0" w:firstRow="1" w:lastRow="0" w:firstColumn="1" w:lastColumn="0" w:noHBand="0" w:noVBand="1"/>
      </w:tblPr>
      <w:tblGrid>
        <w:gridCol w:w="2965"/>
        <w:gridCol w:w="1440"/>
      </w:tblGrid>
      <w:tr w:rsidR="00AE2E49" w:rsidRPr="007A13F7" w14:paraId="426A5062" w14:textId="77777777" w:rsidTr="00091CFA">
        <w:trPr>
          <w:ins w:id="276" w:author="Pound, Sharon Sweetser" w:date="2017-01-27T10:43:00Z"/>
        </w:trPr>
        <w:tc>
          <w:tcPr>
            <w:tcW w:w="2965" w:type="dxa"/>
            <w:shd w:val="clear" w:color="auto" w:fill="D9D9D9" w:themeFill="background1" w:themeFillShade="D9"/>
            <w:vAlign w:val="center"/>
          </w:tcPr>
          <w:p w14:paraId="01C820B7" w14:textId="0B0A9B07" w:rsidR="00AE2E49" w:rsidRPr="00091CFA" w:rsidRDefault="00AE2E49" w:rsidP="00122C5F">
            <w:pPr>
              <w:rPr>
                <w:ins w:id="277" w:author="Pound, Sharon Sweetser" w:date="2017-01-27T10:43:00Z"/>
                <w:b/>
                <w:sz w:val="20"/>
                <w:szCs w:val="20"/>
              </w:rPr>
            </w:pPr>
            <w:ins w:id="278" w:author="Pound, Sharon Sweetser" w:date="2017-01-27T10:43:00Z">
              <w:r w:rsidRPr="00091CFA">
                <w:rPr>
                  <w:rFonts w:ascii="Arial" w:eastAsia="Times New Roman" w:hAnsi="Arial" w:cs="Arial"/>
                  <w:b/>
                  <w:color w:val="000000"/>
                  <w:sz w:val="20"/>
                  <w:szCs w:val="20"/>
                </w:rPr>
                <w:t>Credit Hour Instruction</w:t>
              </w:r>
            </w:ins>
          </w:p>
        </w:tc>
        <w:tc>
          <w:tcPr>
            <w:tcW w:w="1440" w:type="dxa"/>
            <w:shd w:val="clear" w:color="auto" w:fill="D9D9D9" w:themeFill="background1" w:themeFillShade="D9"/>
            <w:vAlign w:val="center"/>
          </w:tcPr>
          <w:p w14:paraId="759BC6B2" w14:textId="77777777" w:rsidR="00AE2E49" w:rsidRPr="00091CFA" w:rsidRDefault="00AE2E49" w:rsidP="00122C5F">
            <w:pPr>
              <w:rPr>
                <w:ins w:id="279" w:author="Pound, Sharon Sweetser" w:date="2017-01-27T10:43:00Z"/>
                <w:b/>
                <w:sz w:val="20"/>
                <w:szCs w:val="20"/>
              </w:rPr>
            </w:pPr>
            <w:ins w:id="280" w:author="Pound, Sharon Sweetser" w:date="2017-01-27T10:43:00Z">
              <w:r w:rsidRPr="00091CFA">
                <w:rPr>
                  <w:rFonts w:ascii="Arial" w:eastAsia="Times New Roman" w:hAnsi="Arial" w:cs="Arial"/>
                  <w:b/>
                  <w:color w:val="000000"/>
                  <w:sz w:val="20"/>
                  <w:szCs w:val="20"/>
                </w:rPr>
                <w:t>Credits (total of 24)</w:t>
              </w:r>
            </w:ins>
          </w:p>
        </w:tc>
      </w:tr>
      <w:tr w:rsidR="00AE2E49" w14:paraId="2AC94929" w14:textId="77777777" w:rsidTr="00091CFA">
        <w:trPr>
          <w:ins w:id="281" w:author="Pound, Sharon Sweetser" w:date="2017-01-27T10:43:00Z"/>
        </w:trPr>
        <w:tc>
          <w:tcPr>
            <w:tcW w:w="2965" w:type="dxa"/>
          </w:tcPr>
          <w:p w14:paraId="6F627679" w14:textId="77777777" w:rsidR="00AE2E49" w:rsidRPr="003562E0" w:rsidRDefault="00AE2E49" w:rsidP="00122C5F">
            <w:pPr>
              <w:keepNext/>
              <w:keepLines/>
              <w:spacing w:before="200"/>
              <w:outlineLvl w:val="5"/>
              <w:rPr>
                <w:ins w:id="282" w:author="Pound, Sharon Sweetser" w:date="2017-01-27T10:43:00Z"/>
                <w:rFonts w:ascii="Arial" w:eastAsia="Times New Roman" w:hAnsi="Arial" w:cs="Arial"/>
                <w:color w:val="000000"/>
                <w:sz w:val="20"/>
                <w:szCs w:val="20"/>
              </w:rPr>
            </w:pPr>
            <w:ins w:id="283" w:author="Pound, Sharon Sweetser" w:date="2017-01-27T10:43:00Z">
              <w:r w:rsidRPr="003562E0">
                <w:rPr>
                  <w:rFonts w:ascii="Arial" w:eastAsia="Times New Roman" w:hAnsi="Arial" w:cs="Arial"/>
                  <w:color w:val="000000"/>
                  <w:sz w:val="20"/>
                  <w:szCs w:val="20"/>
                </w:rPr>
                <w:t>Core Biological Training</w:t>
              </w:r>
            </w:ins>
          </w:p>
          <w:p w14:paraId="2F67EDE1" w14:textId="77777777" w:rsidR="00AE2E49" w:rsidRPr="003562E0" w:rsidRDefault="00AE2E49" w:rsidP="00122C5F">
            <w:pPr>
              <w:pStyle w:val="ListParagraph"/>
              <w:keepNext/>
              <w:keepLines/>
              <w:numPr>
                <w:ilvl w:val="0"/>
                <w:numId w:val="27"/>
              </w:numPr>
              <w:spacing w:before="200"/>
              <w:outlineLvl w:val="5"/>
              <w:rPr>
                <w:ins w:id="284" w:author="Pound, Sharon Sweetser" w:date="2017-01-27T10:43:00Z"/>
                <w:rFonts w:ascii="Arial" w:eastAsia="Times New Roman" w:hAnsi="Arial" w:cs="Arial"/>
                <w:color w:val="000000"/>
                <w:sz w:val="20"/>
                <w:szCs w:val="20"/>
              </w:rPr>
            </w:pPr>
            <w:ins w:id="285" w:author="Pound, Sharon Sweetser" w:date="2017-01-27T10:43:00Z">
              <w:r w:rsidRPr="003562E0">
                <w:rPr>
                  <w:rFonts w:ascii="Arial" w:eastAsia="Times New Roman" w:hAnsi="Arial" w:cs="Arial"/>
                  <w:color w:val="000000"/>
                  <w:sz w:val="20"/>
                  <w:szCs w:val="20"/>
                </w:rPr>
                <w:t>Semester-long course credits</w:t>
              </w:r>
            </w:ins>
          </w:p>
          <w:p w14:paraId="411D9632" w14:textId="77777777" w:rsidR="00AE2E49" w:rsidRPr="003562E0" w:rsidRDefault="00AE2E49" w:rsidP="00122C5F">
            <w:pPr>
              <w:pStyle w:val="ListParagraph"/>
              <w:keepNext/>
              <w:keepLines/>
              <w:numPr>
                <w:ilvl w:val="0"/>
                <w:numId w:val="27"/>
              </w:numPr>
              <w:spacing w:before="200"/>
              <w:outlineLvl w:val="5"/>
              <w:rPr>
                <w:ins w:id="286" w:author="Pound, Sharon Sweetser" w:date="2017-01-27T10:43:00Z"/>
                <w:rFonts w:ascii="Arial" w:eastAsia="Times New Roman" w:hAnsi="Arial" w:cs="Arial"/>
                <w:color w:val="000000"/>
                <w:sz w:val="20"/>
                <w:szCs w:val="20"/>
              </w:rPr>
            </w:pPr>
            <w:ins w:id="287" w:author="Pound, Sharon Sweetser" w:date="2017-01-27T10:43:00Z">
              <w:r w:rsidRPr="003562E0">
                <w:rPr>
                  <w:rFonts w:ascii="Arial" w:eastAsia="Times New Roman" w:hAnsi="Arial" w:cs="Arial"/>
                  <w:color w:val="000000"/>
                  <w:sz w:val="20"/>
                  <w:szCs w:val="20"/>
                </w:rPr>
                <w:t>Field course credits</w:t>
              </w:r>
            </w:ins>
          </w:p>
        </w:tc>
        <w:tc>
          <w:tcPr>
            <w:tcW w:w="1440" w:type="dxa"/>
          </w:tcPr>
          <w:p w14:paraId="2717E49E" w14:textId="77777777" w:rsidR="00AE2E49" w:rsidRPr="003562E0" w:rsidRDefault="00AE2E49" w:rsidP="007A13F7">
            <w:pPr>
              <w:jc w:val="center"/>
              <w:rPr>
                <w:ins w:id="288" w:author="Pound, Sharon Sweetser" w:date="2017-01-27T10:43:00Z"/>
                <w:sz w:val="20"/>
                <w:szCs w:val="20"/>
              </w:rPr>
            </w:pPr>
          </w:p>
          <w:p w14:paraId="5AAA3CD1" w14:textId="77777777" w:rsidR="00AE2E49" w:rsidRPr="003562E0" w:rsidRDefault="00AE2E49" w:rsidP="007A13F7">
            <w:pPr>
              <w:jc w:val="center"/>
              <w:rPr>
                <w:ins w:id="289" w:author="Pound, Sharon Sweetser" w:date="2017-01-27T10:43:00Z"/>
                <w:rFonts w:ascii="Arial" w:hAnsi="Arial" w:cs="Arial"/>
                <w:sz w:val="20"/>
                <w:szCs w:val="20"/>
              </w:rPr>
            </w:pPr>
            <w:ins w:id="290" w:author="Pound, Sharon Sweetser" w:date="2017-01-27T10:43:00Z">
              <w:r w:rsidRPr="003562E0">
                <w:rPr>
                  <w:rFonts w:ascii="Arial" w:hAnsi="Arial" w:cs="Arial"/>
                  <w:sz w:val="20"/>
                  <w:szCs w:val="20"/>
                </w:rPr>
                <w:t>9+</w:t>
              </w:r>
            </w:ins>
          </w:p>
          <w:p w14:paraId="4FEBF956" w14:textId="77777777" w:rsidR="00AE2E49" w:rsidRPr="003562E0" w:rsidRDefault="00AE2E49" w:rsidP="007A13F7">
            <w:pPr>
              <w:jc w:val="center"/>
              <w:rPr>
                <w:ins w:id="291" w:author="Pound, Sharon Sweetser" w:date="2017-01-27T10:43:00Z"/>
                <w:sz w:val="20"/>
                <w:szCs w:val="20"/>
              </w:rPr>
            </w:pPr>
            <w:ins w:id="292" w:author="Pound, Sharon Sweetser" w:date="2017-01-27T10:43:00Z">
              <w:r w:rsidRPr="003562E0">
                <w:rPr>
                  <w:rFonts w:ascii="Arial" w:hAnsi="Arial" w:cs="Arial"/>
                  <w:sz w:val="20"/>
                  <w:szCs w:val="20"/>
                </w:rPr>
                <w:t>3+</w:t>
              </w:r>
            </w:ins>
          </w:p>
        </w:tc>
      </w:tr>
      <w:tr w:rsidR="00AE2E49" w14:paraId="280A2BDF" w14:textId="77777777" w:rsidTr="00091CFA">
        <w:trPr>
          <w:ins w:id="293" w:author="Pound, Sharon Sweetser" w:date="2017-01-27T10:43:00Z"/>
        </w:trPr>
        <w:tc>
          <w:tcPr>
            <w:tcW w:w="2965" w:type="dxa"/>
          </w:tcPr>
          <w:p w14:paraId="07087979" w14:textId="77777777" w:rsidR="00AE2E49" w:rsidRPr="003562E0" w:rsidRDefault="00AE2E49" w:rsidP="00122C5F">
            <w:pPr>
              <w:keepNext/>
              <w:keepLines/>
              <w:spacing w:before="200"/>
              <w:outlineLvl w:val="5"/>
              <w:rPr>
                <w:ins w:id="294" w:author="Pound, Sharon Sweetser" w:date="2017-01-27T10:43:00Z"/>
                <w:rFonts w:ascii="Arial" w:eastAsia="Times New Roman" w:hAnsi="Arial" w:cs="Arial"/>
                <w:color w:val="000000"/>
                <w:sz w:val="20"/>
                <w:szCs w:val="20"/>
              </w:rPr>
            </w:pPr>
            <w:ins w:id="295" w:author="Pound, Sharon Sweetser" w:date="2017-01-27T10:43:00Z">
              <w:r w:rsidRPr="003562E0">
                <w:rPr>
                  <w:rFonts w:ascii="Arial" w:eastAsia="Times New Roman" w:hAnsi="Arial" w:cs="Arial"/>
                  <w:color w:val="000000"/>
                  <w:sz w:val="20"/>
                  <w:szCs w:val="20"/>
                </w:rPr>
                <w:t>Technology Training</w:t>
              </w:r>
            </w:ins>
          </w:p>
          <w:p w14:paraId="6B28C6AF" w14:textId="77777777" w:rsidR="00AE2E49" w:rsidRPr="003562E0" w:rsidRDefault="00AE2E49" w:rsidP="00122C5F">
            <w:pPr>
              <w:pStyle w:val="ListParagraph"/>
              <w:keepNext/>
              <w:keepLines/>
              <w:numPr>
                <w:ilvl w:val="0"/>
                <w:numId w:val="28"/>
              </w:numPr>
              <w:spacing w:before="200"/>
              <w:outlineLvl w:val="5"/>
              <w:rPr>
                <w:ins w:id="296" w:author="Pound, Sharon Sweetser" w:date="2017-01-27T10:43:00Z"/>
                <w:rFonts w:ascii="Arial" w:eastAsia="Times New Roman" w:hAnsi="Arial" w:cs="Arial"/>
                <w:color w:val="000000"/>
                <w:sz w:val="20"/>
                <w:szCs w:val="20"/>
              </w:rPr>
            </w:pPr>
            <w:ins w:id="297" w:author="Pound, Sharon Sweetser" w:date="2017-01-27T10:43:00Z">
              <w:r w:rsidRPr="003562E0">
                <w:rPr>
                  <w:rFonts w:ascii="Arial" w:eastAsia="Times New Roman" w:hAnsi="Arial" w:cs="Arial"/>
                  <w:color w:val="000000"/>
                  <w:sz w:val="20"/>
                  <w:szCs w:val="20"/>
                </w:rPr>
                <w:t>Semester-long course credits</w:t>
              </w:r>
            </w:ins>
          </w:p>
          <w:p w14:paraId="165B1C77" w14:textId="77777777" w:rsidR="00AE2E49" w:rsidRPr="003562E0" w:rsidRDefault="00AE2E49" w:rsidP="00122C5F">
            <w:pPr>
              <w:pStyle w:val="ListParagraph"/>
              <w:keepNext/>
              <w:keepLines/>
              <w:numPr>
                <w:ilvl w:val="0"/>
                <w:numId w:val="28"/>
              </w:numPr>
              <w:spacing w:before="200"/>
              <w:outlineLvl w:val="5"/>
              <w:rPr>
                <w:ins w:id="298" w:author="Pound, Sharon Sweetser" w:date="2017-01-27T10:43:00Z"/>
                <w:rFonts w:ascii="Arial" w:eastAsia="Times New Roman" w:hAnsi="Arial" w:cs="Arial"/>
                <w:color w:val="000000"/>
                <w:sz w:val="20"/>
                <w:szCs w:val="20"/>
              </w:rPr>
            </w:pPr>
            <w:ins w:id="299" w:author="Pound, Sharon Sweetser" w:date="2017-01-27T10:43:00Z">
              <w:r w:rsidRPr="003562E0">
                <w:rPr>
                  <w:rFonts w:ascii="Arial" w:eastAsia="Times New Roman" w:hAnsi="Arial" w:cs="Arial"/>
                  <w:color w:val="000000"/>
                  <w:sz w:val="20"/>
                  <w:szCs w:val="20"/>
                </w:rPr>
                <w:t>Workshops</w:t>
              </w:r>
            </w:ins>
          </w:p>
        </w:tc>
        <w:tc>
          <w:tcPr>
            <w:tcW w:w="1440" w:type="dxa"/>
          </w:tcPr>
          <w:p w14:paraId="405FC27E" w14:textId="77777777" w:rsidR="00AE2E49" w:rsidRPr="003562E0" w:rsidRDefault="00AE2E49" w:rsidP="007A13F7">
            <w:pPr>
              <w:jc w:val="center"/>
              <w:rPr>
                <w:ins w:id="300" w:author="Pound, Sharon Sweetser" w:date="2017-01-27T10:43:00Z"/>
                <w:sz w:val="20"/>
                <w:szCs w:val="20"/>
              </w:rPr>
            </w:pPr>
          </w:p>
          <w:p w14:paraId="34B53DA1" w14:textId="77777777" w:rsidR="00AE2E49" w:rsidRPr="003562E0" w:rsidRDefault="00AE2E49" w:rsidP="007A13F7">
            <w:pPr>
              <w:jc w:val="center"/>
              <w:rPr>
                <w:ins w:id="301" w:author="Pound, Sharon Sweetser" w:date="2017-01-27T10:43:00Z"/>
                <w:rFonts w:ascii="Arial" w:hAnsi="Arial" w:cs="Arial"/>
                <w:sz w:val="20"/>
                <w:szCs w:val="20"/>
              </w:rPr>
            </w:pPr>
            <w:ins w:id="302" w:author="Pound, Sharon Sweetser" w:date="2017-01-27T10:43:00Z">
              <w:r w:rsidRPr="003562E0">
                <w:rPr>
                  <w:rFonts w:ascii="Arial" w:hAnsi="Arial" w:cs="Arial"/>
                  <w:sz w:val="20"/>
                  <w:szCs w:val="20"/>
                </w:rPr>
                <w:t>3+</w:t>
              </w:r>
            </w:ins>
          </w:p>
        </w:tc>
      </w:tr>
      <w:tr w:rsidR="00AE2E49" w14:paraId="20A8F512" w14:textId="77777777" w:rsidTr="00091CFA">
        <w:trPr>
          <w:trHeight w:val="1158"/>
          <w:ins w:id="303" w:author="Pound, Sharon Sweetser" w:date="2017-01-27T10:43:00Z"/>
        </w:trPr>
        <w:tc>
          <w:tcPr>
            <w:tcW w:w="2965" w:type="dxa"/>
          </w:tcPr>
          <w:p w14:paraId="2941D072" w14:textId="4906B60A" w:rsidR="00AE2E49" w:rsidRPr="00091CFA" w:rsidRDefault="00AE2E49" w:rsidP="00122C5F">
            <w:pPr>
              <w:rPr>
                <w:ins w:id="304" w:author="Pound, Sharon Sweetser" w:date="2017-01-27T10:43:00Z"/>
                <w:rFonts w:ascii="Arial" w:eastAsia="Times New Roman" w:hAnsi="Arial" w:cs="Arial"/>
                <w:color w:val="000000"/>
                <w:sz w:val="20"/>
                <w:szCs w:val="20"/>
              </w:rPr>
            </w:pPr>
            <w:ins w:id="305" w:author="Pound, Sharon Sweetser" w:date="2017-01-27T10:43:00Z">
              <w:r w:rsidRPr="00091CFA">
                <w:rPr>
                  <w:rFonts w:ascii="Arial" w:eastAsia="Times New Roman" w:hAnsi="Arial" w:cs="Arial"/>
                  <w:color w:val="000000"/>
                  <w:sz w:val="20"/>
                  <w:szCs w:val="20"/>
                </w:rPr>
                <w:t>Leadership/Management/</w:t>
              </w:r>
            </w:ins>
            <w:ins w:id="306" w:author="Pound, Sharon Sweetser" w:date="2017-01-27T10:44:00Z">
              <w:r w:rsidRPr="00091CFA">
                <w:rPr>
                  <w:rFonts w:ascii="Arial" w:eastAsia="Times New Roman" w:hAnsi="Arial" w:cs="Arial"/>
                  <w:color w:val="000000"/>
                  <w:sz w:val="20"/>
                  <w:szCs w:val="20"/>
                </w:rPr>
                <w:t xml:space="preserve"> </w:t>
              </w:r>
            </w:ins>
            <w:ins w:id="307" w:author="Pound, Sharon Sweetser" w:date="2017-01-27T10:43:00Z">
              <w:r w:rsidRPr="00091CFA">
                <w:rPr>
                  <w:rFonts w:ascii="Arial" w:eastAsia="Times New Roman" w:hAnsi="Arial" w:cs="Arial"/>
                  <w:color w:val="000000"/>
                  <w:sz w:val="20"/>
                  <w:szCs w:val="20"/>
                </w:rPr>
                <w:t>Communications</w:t>
              </w:r>
            </w:ins>
          </w:p>
          <w:p w14:paraId="5CE6755C" w14:textId="77777777" w:rsidR="00AE2E49" w:rsidRPr="00091CFA" w:rsidRDefault="00AE2E49" w:rsidP="00122C5F">
            <w:pPr>
              <w:pStyle w:val="ListParagraph"/>
              <w:numPr>
                <w:ilvl w:val="0"/>
                <w:numId w:val="29"/>
              </w:numPr>
              <w:rPr>
                <w:ins w:id="308" w:author="Pound, Sharon Sweetser" w:date="2017-01-27T10:43:00Z"/>
                <w:rFonts w:ascii="Arial" w:eastAsia="Times New Roman" w:hAnsi="Arial" w:cs="Arial"/>
                <w:color w:val="000000"/>
                <w:sz w:val="20"/>
                <w:szCs w:val="20"/>
              </w:rPr>
            </w:pPr>
            <w:ins w:id="309" w:author="Pound, Sharon Sweetser" w:date="2017-01-27T10:43:00Z">
              <w:r w:rsidRPr="00091CFA">
                <w:rPr>
                  <w:rFonts w:ascii="Arial" w:eastAsia="Times New Roman" w:hAnsi="Arial" w:cs="Arial"/>
                  <w:color w:val="000000"/>
                  <w:sz w:val="20"/>
                  <w:szCs w:val="20"/>
                </w:rPr>
                <w:t>Semester-long course credits</w:t>
              </w:r>
            </w:ins>
          </w:p>
          <w:p w14:paraId="1031435C" w14:textId="77777777" w:rsidR="00AE2E49" w:rsidRPr="00091CFA" w:rsidRDefault="00AE2E49" w:rsidP="00122C5F">
            <w:pPr>
              <w:pStyle w:val="ListParagraph"/>
              <w:numPr>
                <w:ilvl w:val="0"/>
                <w:numId w:val="29"/>
              </w:numPr>
              <w:rPr>
                <w:ins w:id="310" w:author="Pound, Sharon Sweetser" w:date="2017-01-27T10:43:00Z"/>
                <w:rFonts w:ascii="Arial" w:eastAsia="Times New Roman" w:hAnsi="Arial" w:cs="Arial"/>
                <w:color w:val="000000"/>
                <w:sz w:val="20"/>
                <w:szCs w:val="20"/>
              </w:rPr>
            </w:pPr>
            <w:ins w:id="311" w:author="Pound, Sharon Sweetser" w:date="2017-01-27T10:43:00Z">
              <w:r w:rsidRPr="00091CFA">
                <w:rPr>
                  <w:rFonts w:ascii="Arial" w:eastAsia="Times New Roman" w:hAnsi="Arial" w:cs="Arial"/>
                  <w:color w:val="000000"/>
                  <w:sz w:val="20"/>
                  <w:szCs w:val="20"/>
                </w:rPr>
                <w:t>Workshops</w:t>
              </w:r>
            </w:ins>
          </w:p>
        </w:tc>
        <w:tc>
          <w:tcPr>
            <w:tcW w:w="1440" w:type="dxa"/>
          </w:tcPr>
          <w:p w14:paraId="4CF1DA57" w14:textId="77777777" w:rsidR="00AE2E49" w:rsidRPr="00091CFA" w:rsidRDefault="00AE2E49" w:rsidP="007A13F7">
            <w:pPr>
              <w:jc w:val="center"/>
              <w:rPr>
                <w:ins w:id="312" w:author="Pound, Sharon Sweetser" w:date="2017-01-27T10:43:00Z"/>
                <w:sz w:val="20"/>
                <w:szCs w:val="20"/>
              </w:rPr>
            </w:pPr>
          </w:p>
          <w:p w14:paraId="7552251A" w14:textId="77777777" w:rsidR="00AE2E49" w:rsidRPr="00091CFA" w:rsidRDefault="00AE2E49" w:rsidP="007A13F7">
            <w:pPr>
              <w:jc w:val="center"/>
              <w:rPr>
                <w:ins w:id="313" w:author="Pound, Sharon Sweetser" w:date="2017-01-27T10:43:00Z"/>
                <w:rFonts w:ascii="Arial" w:hAnsi="Arial" w:cs="Arial"/>
                <w:sz w:val="20"/>
                <w:szCs w:val="20"/>
              </w:rPr>
            </w:pPr>
            <w:ins w:id="314" w:author="Pound, Sharon Sweetser" w:date="2017-01-27T10:43:00Z">
              <w:r w:rsidRPr="00091CFA">
                <w:rPr>
                  <w:rFonts w:ascii="Arial" w:hAnsi="Arial" w:cs="Arial"/>
                  <w:sz w:val="20"/>
                  <w:szCs w:val="20"/>
                </w:rPr>
                <w:t>3+</w:t>
              </w:r>
            </w:ins>
          </w:p>
        </w:tc>
      </w:tr>
    </w:tbl>
    <w:p w14:paraId="6EDF5DE3" w14:textId="23B80ADD" w:rsidR="00A13A54" w:rsidRPr="00DD7520" w:rsidRDefault="00A13A54" w:rsidP="00DD7520">
      <w:pPr>
        <w:spacing w:before="120" w:after="40"/>
        <w:rPr>
          <w:rFonts w:ascii="Arial" w:hAnsi="Arial" w:cs="Arial"/>
          <w:i/>
          <w:sz w:val="22"/>
          <w:szCs w:val="22"/>
          <w:u w:val="single"/>
        </w:rPr>
      </w:pPr>
      <w:r>
        <w:rPr>
          <w:rFonts w:ascii="Arial" w:hAnsi="Arial" w:cs="Arial"/>
          <w:i/>
          <w:sz w:val="22"/>
          <w:szCs w:val="22"/>
          <w:u w:val="single"/>
        </w:rPr>
        <w:t>C</w:t>
      </w:r>
      <w:r w:rsidR="00E73B6C" w:rsidRPr="00DD7520">
        <w:rPr>
          <w:rFonts w:ascii="Arial" w:hAnsi="Arial" w:cs="Arial"/>
          <w:i/>
          <w:sz w:val="22"/>
          <w:szCs w:val="22"/>
          <w:u w:val="single"/>
        </w:rPr>
        <w:t xml:space="preserve">oursework </w:t>
      </w:r>
    </w:p>
    <w:p w14:paraId="72DCC581" w14:textId="36DEE2E7" w:rsidR="00183CAF" w:rsidRDefault="00A13A54" w:rsidP="00DD7520">
      <w:pPr>
        <w:ind w:firstLine="720"/>
        <w:rPr>
          <w:rFonts w:ascii="Arial" w:hAnsi="Arial" w:cs="Arial"/>
          <w:b/>
          <w:bCs/>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UT courses spanning three modular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ins w:id="315" w:author="Susan Kalisz" w:date="2017-02-02T20:02:00Z">
        <w:r w:rsidR="000F756D">
          <w:rPr>
            <w:rFonts w:ascii="Arial" w:hAnsi="Arial" w:cs="Arial"/>
            <w:sz w:val="22"/>
            <w:szCs w:val="22"/>
          </w:rPr>
          <w:t>provided</w:t>
        </w:r>
        <w:r w:rsidR="000F756D" w:rsidRPr="00C1735F">
          <w:rPr>
            <w:rFonts w:ascii="Arial" w:hAnsi="Arial" w:cs="Arial"/>
            <w:sz w:val="22"/>
            <w:szCs w:val="22"/>
          </w:rPr>
          <w:t xml:space="preserve"> </w:t>
        </w:r>
      </w:ins>
      <w:r w:rsidR="00E73B6C" w:rsidRPr="00C1735F">
        <w:rPr>
          <w:rFonts w:ascii="Arial" w:hAnsi="Arial" w:cs="Arial"/>
          <w:sz w:val="22"/>
          <w:szCs w:val="22"/>
        </w:rPr>
        <w:t>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r w:rsidR="00E73B6C" w:rsidRPr="00C1735F">
        <w:rPr>
          <w:rFonts w:ascii="Arial" w:hAnsi="Arial" w:cs="Arial"/>
          <w:sz w:val="22"/>
          <w:szCs w:val="22"/>
          <w:u w:val="single"/>
        </w:rPr>
        <w:t xml:space="preserve">Existing </w:t>
      </w:r>
      <w:r w:rsidR="00E73B6C" w:rsidRPr="00C47C9A">
        <w:rPr>
          <w:rFonts w:ascii="Arial" w:hAnsi="Arial" w:cs="Arial"/>
          <w:sz w:val="22"/>
          <w:szCs w:val="22"/>
          <w:u w:val="single"/>
        </w:rPr>
        <w:t>technolog</w:t>
      </w:r>
      <w:r>
        <w:rPr>
          <w:rFonts w:ascii="Arial" w:hAnsi="Arial" w:cs="Arial"/>
          <w:sz w:val="22"/>
          <w:szCs w:val="22"/>
          <w:u w:val="single"/>
        </w:rPr>
        <w:t>y</w:t>
      </w:r>
      <w:r w:rsidR="00E73B6C" w:rsidRPr="00C1735F">
        <w:rPr>
          <w:rFonts w:ascii="Arial" w:hAnsi="Arial" w:cs="Arial"/>
          <w:sz w:val="22"/>
          <w:szCs w:val="22"/>
          <w:u w:val="single"/>
        </w:rPr>
        <w:t xml:space="preserve"> training courses</w:t>
      </w:r>
      <w:r w:rsidR="00E73B6C" w:rsidRPr="00C1735F">
        <w:rPr>
          <w:rFonts w:ascii="Arial" w:hAnsi="Arial" w:cs="Arial"/>
          <w:sz w:val="22"/>
          <w:szCs w:val="22"/>
        </w:rPr>
        <w:t xml:space="preserve"> include </w:t>
      </w:r>
      <w:r w:rsidR="00E73B6C" w:rsidRPr="00C1735F">
        <w:rPr>
          <w:rFonts w:ascii="Arial" w:hAnsi="Arial" w:cs="Arial"/>
          <w:bCs/>
          <w:sz w:val="22"/>
          <w:szCs w:val="22"/>
        </w:rPr>
        <w:t xml:space="preserve">ENVE 561 </w:t>
      </w:r>
      <w:r w:rsidR="00AD6A3A" w:rsidRPr="00C1735F">
        <w:rPr>
          <w:rFonts w:ascii="Arial" w:hAnsi="Arial" w:cs="Arial"/>
          <w:bCs/>
          <w:sz w:val="22"/>
          <w:szCs w:val="22"/>
        </w:rPr>
        <w:t>–</w:t>
      </w:r>
      <w:r w:rsidR="00E73B6C" w:rsidRPr="00C1735F">
        <w:rPr>
          <w:rFonts w:ascii="Arial" w:hAnsi="Arial" w:cs="Arial"/>
          <w:bCs/>
          <w:sz w:val="22"/>
          <w:szCs w:val="22"/>
        </w:rPr>
        <w:t xml:space="preserve"> Climate and Environmental Informatics, GEOG 517 </w:t>
      </w:r>
      <w:r w:rsidR="00AD6A3A" w:rsidRPr="00C1735F">
        <w:rPr>
          <w:rFonts w:ascii="Arial" w:hAnsi="Arial" w:cs="Arial"/>
          <w:bCs/>
          <w:sz w:val="22"/>
          <w:szCs w:val="22"/>
        </w:rPr>
        <w:t>–</w:t>
      </w:r>
      <w:r w:rsidR="00E73B6C" w:rsidRPr="00C1735F">
        <w:rPr>
          <w:rFonts w:ascii="Arial" w:hAnsi="Arial" w:cs="Arial"/>
          <w:bCs/>
          <w:sz w:val="22"/>
          <w:szCs w:val="22"/>
        </w:rPr>
        <w:t xml:space="preserve"> Geographic Information Management and Processing, and </w:t>
      </w:r>
      <w:r w:rsidR="00A37AA0" w:rsidRPr="00C1735F">
        <w:rPr>
          <w:rFonts w:ascii="Arial" w:hAnsi="Arial" w:cs="Arial"/>
          <w:bCs/>
          <w:sz w:val="22"/>
          <w:szCs w:val="22"/>
        </w:rPr>
        <w:t xml:space="preserve">EPP 622 </w:t>
      </w:r>
      <w:r w:rsidR="00E73B6C" w:rsidRPr="00C1735F">
        <w:rPr>
          <w:rFonts w:ascii="Arial" w:hAnsi="Arial" w:cs="Arial"/>
          <w:bCs/>
          <w:sz w:val="22"/>
          <w:szCs w:val="22"/>
        </w:rPr>
        <w:t xml:space="preserve">– </w:t>
      </w:r>
      <w:proofErr w:type="spellStart"/>
      <w:r w:rsidR="00E73B6C" w:rsidRPr="00C1735F">
        <w:rPr>
          <w:rFonts w:ascii="Arial" w:hAnsi="Arial" w:cs="Arial"/>
          <w:bCs/>
          <w:sz w:val="22"/>
          <w:szCs w:val="22"/>
        </w:rPr>
        <w:t>Bioinformatic</w:t>
      </w:r>
      <w:proofErr w:type="spellEnd"/>
      <w:r w:rsidR="00E73B6C" w:rsidRPr="00C1735F">
        <w:rPr>
          <w:rFonts w:ascii="Arial" w:hAnsi="Arial" w:cs="Arial"/>
          <w:bCs/>
          <w:sz w:val="22"/>
          <w:szCs w:val="22"/>
        </w:rPr>
        <w:t xml:space="preserve"> Applications. </w:t>
      </w:r>
      <w:ins w:id="316" w:author="Susan Kalisz" w:date="2017-02-02T20:06:00Z">
        <w:r w:rsidR="00F22A99">
          <w:rPr>
            <w:rFonts w:ascii="Arial" w:hAnsi="Arial" w:cs="Arial"/>
            <w:bCs/>
            <w:sz w:val="22"/>
            <w:szCs w:val="22"/>
          </w:rPr>
          <w:t>Two</w:t>
        </w:r>
        <w:r w:rsidR="00F22A99" w:rsidRPr="00C1735F">
          <w:rPr>
            <w:rFonts w:ascii="Arial" w:hAnsi="Arial" w:cs="Arial"/>
            <w:bCs/>
            <w:sz w:val="22"/>
            <w:szCs w:val="22"/>
          </w:rPr>
          <w:t xml:space="preserve"> </w:t>
        </w:r>
      </w:ins>
      <w:r w:rsidR="00D21BA4" w:rsidRPr="00C1735F">
        <w:rPr>
          <w:rFonts w:ascii="Arial" w:hAnsi="Arial" w:cs="Arial"/>
          <w:bCs/>
          <w:sz w:val="22"/>
          <w:szCs w:val="22"/>
        </w:rPr>
        <w:t>course</w:t>
      </w:r>
      <w:ins w:id="317" w:author="Susan Kalisz" w:date="2017-02-02T20:06:00Z">
        <w:r w:rsidR="00F22A99">
          <w:rPr>
            <w:rFonts w:ascii="Arial" w:hAnsi="Arial" w:cs="Arial"/>
            <w:bCs/>
            <w:sz w:val="22"/>
            <w:szCs w:val="22"/>
          </w:rPr>
          <w:t>s</w:t>
        </w:r>
      </w:ins>
      <w:r w:rsidR="00D21BA4" w:rsidRPr="00C1735F">
        <w:rPr>
          <w:rFonts w:ascii="Arial" w:hAnsi="Arial" w:cs="Arial"/>
          <w:bCs/>
          <w:sz w:val="22"/>
          <w:szCs w:val="22"/>
        </w:rPr>
        <w:t xml:space="preserve"> </w:t>
      </w:r>
      <w:r w:rsidR="00100CD9" w:rsidRPr="00C1735F">
        <w:rPr>
          <w:rFonts w:ascii="Arial" w:hAnsi="Arial" w:cs="Arial"/>
          <w:bCs/>
          <w:sz w:val="22"/>
          <w:szCs w:val="22"/>
        </w:rPr>
        <w:t>coming online soon include FWF 530 – GIS for Natural Resources</w:t>
      </w:r>
      <w:ins w:id="318" w:author="Susan Kalisz" w:date="2017-02-02T20:02:00Z">
        <w:r w:rsidR="000F756D">
          <w:rPr>
            <w:rFonts w:ascii="Arial" w:hAnsi="Arial" w:cs="Arial"/>
            <w:bCs/>
            <w:sz w:val="22"/>
            <w:szCs w:val="22"/>
          </w:rPr>
          <w:t xml:space="preserve"> and EEB 5</w:t>
        </w:r>
      </w:ins>
      <w:ins w:id="319" w:author="Susan Kalisz" w:date="2017-02-02T20:05:00Z">
        <w:r w:rsidR="00F22A99">
          <w:rPr>
            <w:rFonts w:ascii="Arial" w:hAnsi="Arial" w:cs="Arial"/>
            <w:bCs/>
            <w:sz w:val="22"/>
            <w:szCs w:val="22"/>
          </w:rPr>
          <w:t>50</w:t>
        </w:r>
      </w:ins>
      <w:ins w:id="320" w:author="Susan Kalisz" w:date="2017-02-02T20:02:00Z">
        <w:r w:rsidR="000F756D">
          <w:rPr>
            <w:rFonts w:ascii="Arial" w:hAnsi="Arial" w:cs="Arial"/>
            <w:bCs/>
            <w:sz w:val="22"/>
            <w:szCs w:val="22"/>
          </w:rPr>
          <w:t xml:space="preserve"> Spatial Analyses</w:t>
        </w:r>
      </w:ins>
      <w:ins w:id="321" w:author="Susan Kalisz" w:date="2017-02-02T20:04:00Z">
        <w:r w:rsidR="000F756D">
          <w:rPr>
            <w:rFonts w:ascii="Arial" w:hAnsi="Arial" w:cs="Arial"/>
            <w:bCs/>
            <w:sz w:val="22"/>
            <w:szCs w:val="22"/>
          </w:rPr>
          <w:t xml:space="preserve"> using UAV. </w:t>
        </w:r>
      </w:ins>
      <w:r w:rsidR="00AD6A3A" w:rsidRPr="00C47C9A">
        <w:rPr>
          <w:rFonts w:ascii="Arial" w:hAnsi="Arial" w:cs="Arial"/>
          <w:bCs/>
          <w:sz w:val="22"/>
          <w:szCs w:val="22"/>
          <w:u w:val="single"/>
        </w:rPr>
        <w:t>M</w:t>
      </w:r>
      <w:r w:rsidR="00E73B6C" w:rsidRPr="00C47C9A">
        <w:rPr>
          <w:rFonts w:ascii="Arial" w:hAnsi="Arial" w:cs="Arial"/>
          <w:bCs/>
          <w:sz w:val="22"/>
          <w:szCs w:val="22"/>
          <w:u w:val="single"/>
        </w:rPr>
        <w:t>anagement and assessment</w:t>
      </w:r>
      <w:r w:rsidR="00E73B6C" w:rsidRPr="00C1735F">
        <w:rPr>
          <w:rFonts w:ascii="Arial" w:hAnsi="Arial" w:cs="Arial"/>
          <w:bCs/>
          <w:sz w:val="22"/>
          <w:szCs w:val="22"/>
          <w:u w:val="single"/>
        </w:rPr>
        <w:t xml:space="preserve"> </w:t>
      </w:r>
      <w:r w:rsidR="00AD6A3A" w:rsidRPr="00C1735F">
        <w:rPr>
          <w:rFonts w:ascii="Arial" w:hAnsi="Arial" w:cs="Arial"/>
          <w:bCs/>
          <w:sz w:val="22"/>
          <w:szCs w:val="22"/>
          <w:u w:val="single"/>
        </w:rPr>
        <w:t>courses</w:t>
      </w:r>
      <w:r w:rsidR="00AD6A3A">
        <w:rPr>
          <w:rFonts w:ascii="Arial" w:hAnsi="Arial" w:cs="Arial"/>
          <w:bCs/>
          <w:sz w:val="22"/>
          <w:szCs w:val="22"/>
        </w:rPr>
        <w:t xml:space="preserve"> </w:t>
      </w:r>
      <w:r w:rsidR="00E73B6C" w:rsidRPr="00650BEC">
        <w:rPr>
          <w:rFonts w:ascii="Arial" w:hAnsi="Arial" w:cs="Arial"/>
          <w:bCs/>
          <w:sz w:val="22"/>
          <w:szCs w:val="22"/>
        </w:rPr>
        <w:t xml:space="preserve">include EDAM 560 – Grant Writing and Project Management, ENMG 536 </w:t>
      </w:r>
      <w:r w:rsidR="00AD6A3A">
        <w:rPr>
          <w:rFonts w:ascii="Arial" w:hAnsi="Arial" w:cs="Arial"/>
          <w:bCs/>
          <w:sz w:val="22"/>
          <w:szCs w:val="22"/>
        </w:rPr>
        <w:t>–</w:t>
      </w:r>
      <w:r w:rsidR="00E73B6C" w:rsidRPr="00650BEC">
        <w:rPr>
          <w:rFonts w:ascii="Arial" w:hAnsi="Arial" w:cs="Arial"/>
          <w:bCs/>
          <w:sz w:val="22"/>
          <w:szCs w:val="22"/>
        </w:rPr>
        <w:t xml:space="preserve"> Project Management, and ENMG 541 </w:t>
      </w:r>
      <w:r w:rsidR="00AD6A3A">
        <w:rPr>
          <w:rFonts w:ascii="Arial" w:hAnsi="Arial" w:cs="Arial"/>
          <w:bCs/>
          <w:sz w:val="22"/>
          <w:szCs w:val="22"/>
        </w:rPr>
        <w:t>–</w:t>
      </w:r>
      <w:r w:rsidR="00E73B6C" w:rsidRPr="00650BEC">
        <w:rPr>
          <w:rFonts w:ascii="Arial" w:hAnsi="Arial" w:cs="Arial"/>
          <w:bCs/>
          <w:sz w:val="22"/>
          <w:szCs w:val="22"/>
        </w:rPr>
        <w:t xml:space="preserve"> Managing Change and Improvement in Technical Organizations.</w:t>
      </w:r>
      <w:r w:rsidR="00E73B6C" w:rsidRPr="00650BEC">
        <w:rPr>
          <w:rFonts w:ascii="Arial" w:hAnsi="Arial" w:cs="Arial"/>
          <w:b/>
          <w:bCs/>
          <w:sz w:val="22"/>
          <w:szCs w:val="22"/>
        </w:rPr>
        <w:t xml:space="preserve"> </w:t>
      </w:r>
    </w:p>
    <w:p w14:paraId="15C5E242" w14:textId="6D9E9606" w:rsidR="00183CAF" w:rsidRDefault="00183CAF" w:rsidP="00394FB2">
      <w:pPr>
        <w:rPr>
          <w:rFonts w:ascii="Arial" w:hAnsi="Arial" w:cs="Arial"/>
          <w:b/>
          <w:bCs/>
          <w:sz w:val="22"/>
          <w:szCs w:val="22"/>
        </w:rPr>
      </w:pPr>
    </w:p>
    <w:p w14:paraId="77EE57A4" w14:textId="6D47BEA5" w:rsidR="00A37AA0" w:rsidRDefault="00A37AA0" w:rsidP="00394FB2">
      <w:pPr>
        <w:rPr>
          <w:rFonts w:ascii="Arial" w:hAnsi="Arial" w:cs="Arial"/>
          <w:b/>
          <w:bCs/>
          <w:sz w:val="22"/>
          <w:szCs w:val="22"/>
        </w:rPr>
      </w:pPr>
      <w:r w:rsidRPr="00394FB2">
        <w:rPr>
          <w:rFonts w:ascii="Arial" w:hAnsi="Arial" w:cs="Arial"/>
          <w:b/>
          <w:bCs/>
          <w:sz w:val="22"/>
          <w:szCs w:val="22"/>
          <w:highlight w:val="yellow"/>
        </w:rPr>
        <w:t xml:space="preserve">Table TK: </w:t>
      </w:r>
      <w:r w:rsidRPr="00394FB2">
        <w:rPr>
          <w:rFonts w:ascii="Arial" w:hAnsi="Arial" w:cs="Arial"/>
          <w:bCs/>
          <w:sz w:val="22"/>
          <w:szCs w:val="22"/>
          <w:highlight w:val="yellow"/>
        </w:rPr>
        <w:t>TITLE</w:t>
      </w:r>
    </w:p>
    <w:tbl>
      <w:tblPr>
        <w:tblStyle w:val="TableGrid"/>
        <w:tblW w:w="0" w:type="auto"/>
        <w:tblLook w:val="04A0" w:firstRow="1" w:lastRow="0" w:firstColumn="1" w:lastColumn="0" w:noHBand="0" w:noVBand="1"/>
      </w:tblPr>
      <w:tblGrid>
        <w:gridCol w:w="1345"/>
        <w:gridCol w:w="4320"/>
        <w:gridCol w:w="3685"/>
      </w:tblGrid>
      <w:tr w:rsidR="00183CAF" w14:paraId="06DB0B82" w14:textId="77777777" w:rsidTr="007A13F7">
        <w:tc>
          <w:tcPr>
            <w:tcW w:w="1345" w:type="dxa"/>
            <w:shd w:val="clear" w:color="auto" w:fill="D9D9D9" w:themeFill="background1" w:themeFillShade="D9"/>
          </w:tcPr>
          <w:p w14:paraId="654A4C65" w14:textId="48EE344D" w:rsidR="00183CAF" w:rsidRDefault="00183CAF" w:rsidP="00183CAF">
            <w:pPr>
              <w:rPr>
                <w:rFonts w:ascii="Arial" w:hAnsi="Arial" w:cs="Arial"/>
                <w:b/>
                <w:bCs/>
                <w:sz w:val="22"/>
                <w:szCs w:val="22"/>
              </w:rPr>
            </w:pPr>
            <w:r>
              <w:rPr>
                <w:rFonts w:ascii="Arial" w:hAnsi="Arial" w:cs="Arial"/>
                <w:b/>
                <w:bCs/>
                <w:sz w:val="22"/>
                <w:szCs w:val="22"/>
              </w:rPr>
              <w:t>Number</w:t>
            </w:r>
          </w:p>
        </w:tc>
        <w:tc>
          <w:tcPr>
            <w:tcW w:w="4320" w:type="dxa"/>
            <w:shd w:val="clear" w:color="auto" w:fill="D9D9D9" w:themeFill="background1" w:themeFillShade="D9"/>
          </w:tcPr>
          <w:p w14:paraId="6E61B167" w14:textId="50F9C9D1" w:rsidR="00183CAF" w:rsidRDefault="00183CAF" w:rsidP="00183CAF">
            <w:pPr>
              <w:rPr>
                <w:rFonts w:ascii="Arial" w:hAnsi="Arial" w:cs="Arial"/>
                <w:b/>
                <w:bCs/>
                <w:sz w:val="22"/>
                <w:szCs w:val="22"/>
              </w:rPr>
            </w:pPr>
            <w:r>
              <w:rPr>
                <w:rFonts w:ascii="Arial" w:hAnsi="Arial" w:cs="Arial"/>
                <w:b/>
                <w:bCs/>
                <w:sz w:val="22"/>
                <w:szCs w:val="22"/>
              </w:rPr>
              <w:t>Course Title</w:t>
            </w:r>
          </w:p>
        </w:tc>
        <w:tc>
          <w:tcPr>
            <w:tcW w:w="3685" w:type="dxa"/>
            <w:shd w:val="clear" w:color="auto" w:fill="D9D9D9" w:themeFill="background1" w:themeFillShade="D9"/>
          </w:tcPr>
          <w:p w14:paraId="34DFC025" w14:textId="4AC97268" w:rsidR="00183CAF" w:rsidRDefault="00183CAF" w:rsidP="00183CAF">
            <w:pPr>
              <w:rPr>
                <w:rFonts w:ascii="Arial" w:hAnsi="Arial" w:cs="Arial"/>
                <w:b/>
                <w:bCs/>
                <w:sz w:val="22"/>
                <w:szCs w:val="22"/>
              </w:rPr>
            </w:pPr>
            <w:r>
              <w:rPr>
                <w:rFonts w:ascii="Arial" w:hAnsi="Arial" w:cs="Arial"/>
                <w:b/>
                <w:bCs/>
                <w:sz w:val="22"/>
                <w:szCs w:val="22"/>
              </w:rPr>
              <w:t>Knowledge and Skills</w:t>
            </w:r>
          </w:p>
        </w:tc>
      </w:tr>
      <w:tr w:rsidR="00A37AA0" w14:paraId="68352BEC" w14:textId="77777777" w:rsidTr="00394FB2">
        <w:tc>
          <w:tcPr>
            <w:tcW w:w="9350" w:type="dxa"/>
            <w:gridSpan w:val="3"/>
            <w:shd w:val="clear" w:color="auto" w:fill="F2F2F2" w:themeFill="background1" w:themeFillShade="F2"/>
          </w:tcPr>
          <w:p w14:paraId="21C39B9A" w14:textId="79E018D0" w:rsidR="00A37AA0" w:rsidRPr="00394FB2" w:rsidRDefault="00A37AA0" w:rsidP="00183CAF">
            <w:pPr>
              <w:rPr>
                <w:rFonts w:ascii="Arial" w:hAnsi="Arial" w:cs="Arial"/>
                <w:b/>
                <w:bCs/>
                <w:i/>
                <w:sz w:val="22"/>
                <w:szCs w:val="22"/>
              </w:rPr>
            </w:pPr>
            <w:r w:rsidRPr="00394FB2">
              <w:rPr>
                <w:rFonts w:ascii="Arial" w:hAnsi="Arial" w:cs="Arial"/>
                <w:b/>
                <w:bCs/>
                <w:i/>
                <w:sz w:val="22"/>
                <w:szCs w:val="22"/>
              </w:rPr>
              <w:t>Technology Training Courses</w:t>
            </w:r>
          </w:p>
        </w:tc>
      </w:tr>
      <w:tr w:rsidR="00183CAF" w14:paraId="0A1C4F8C" w14:textId="77777777" w:rsidTr="00394FB2">
        <w:tc>
          <w:tcPr>
            <w:tcW w:w="1345" w:type="dxa"/>
          </w:tcPr>
          <w:p w14:paraId="1C553952" w14:textId="6C65B73B" w:rsidR="00183CAF" w:rsidRPr="00A37AA0" w:rsidRDefault="00A37AA0" w:rsidP="00183CAF">
            <w:pPr>
              <w:rPr>
                <w:rFonts w:ascii="Arial" w:hAnsi="Arial" w:cs="Arial"/>
                <w:b/>
                <w:bCs/>
                <w:sz w:val="22"/>
                <w:szCs w:val="22"/>
              </w:rPr>
            </w:pPr>
            <w:r w:rsidRPr="00A37AA0">
              <w:rPr>
                <w:rFonts w:ascii="Arial" w:hAnsi="Arial" w:cs="Arial"/>
                <w:bCs/>
                <w:sz w:val="22"/>
                <w:szCs w:val="22"/>
              </w:rPr>
              <w:t>ENVE 561</w:t>
            </w:r>
          </w:p>
        </w:tc>
        <w:tc>
          <w:tcPr>
            <w:tcW w:w="4320" w:type="dxa"/>
          </w:tcPr>
          <w:p w14:paraId="0C84B005" w14:textId="7EF7E42C" w:rsidR="00183CAF" w:rsidRPr="00A37AA0" w:rsidRDefault="00A37AA0" w:rsidP="00183CAF">
            <w:pPr>
              <w:rPr>
                <w:rFonts w:ascii="Arial" w:hAnsi="Arial" w:cs="Arial"/>
                <w:b/>
                <w:bCs/>
                <w:sz w:val="22"/>
                <w:szCs w:val="22"/>
              </w:rPr>
            </w:pPr>
            <w:r w:rsidRPr="00A37AA0">
              <w:rPr>
                <w:rFonts w:ascii="Arial" w:hAnsi="Arial" w:cs="Arial"/>
                <w:bCs/>
                <w:sz w:val="22"/>
                <w:szCs w:val="22"/>
              </w:rPr>
              <w:t>Climate and Environmental Informatics</w:t>
            </w:r>
          </w:p>
        </w:tc>
        <w:tc>
          <w:tcPr>
            <w:tcW w:w="3685" w:type="dxa"/>
          </w:tcPr>
          <w:p w14:paraId="59617041" w14:textId="2E4C55F2" w:rsidR="00183CAF" w:rsidRPr="009D754C" w:rsidRDefault="008D0D63" w:rsidP="008D0D63">
            <w:pPr>
              <w:rPr>
                <w:rFonts w:ascii="Arial" w:hAnsi="Arial" w:cs="Arial"/>
                <w:bCs/>
                <w:sz w:val="22"/>
                <w:szCs w:val="22"/>
              </w:rPr>
            </w:pPr>
            <w:ins w:id="322" w:author="Brian O'Meara" w:date="2017-02-03T02:14:00Z">
              <w:r w:rsidRPr="009D754C">
                <w:rPr>
                  <w:rFonts w:ascii="Arial" w:hAnsi="Arial" w:cs="Arial"/>
                  <w:bCs/>
                  <w:sz w:val="22"/>
                  <w:szCs w:val="22"/>
                </w:rPr>
                <w:t xml:space="preserve">Risk management, </w:t>
              </w:r>
            </w:ins>
            <w:ins w:id="323" w:author="Brian O'Meara" w:date="2017-02-03T02:15:00Z">
              <w:r>
                <w:rPr>
                  <w:rFonts w:ascii="Arial" w:hAnsi="Arial" w:cs="Arial"/>
                  <w:bCs/>
                  <w:sz w:val="22"/>
                  <w:szCs w:val="22"/>
                </w:rPr>
                <w:t>dealing with uncertainty</w:t>
              </w:r>
              <w:r w:rsidR="00ED2B89">
                <w:rPr>
                  <w:rFonts w:ascii="Arial" w:hAnsi="Arial" w:cs="Arial"/>
                  <w:bCs/>
                  <w:sz w:val="22"/>
                  <w:szCs w:val="22"/>
                </w:rPr>
                <w:t>, extreme events</w:t>
              </w:r>
            </w:ins>
          </w:p>
        </w:tc>
      </w:tr>
      <w:tr w:rsidR="00183CAF" w14:paraId="16880C20" w14:textId="77777777" w:rsidTr="00394FB2">
        <w:tc>
          <w:tcPr>
            <w:tcW w:w="1345" w:type="dxa"/>
          </w:tcPr>
          <w:p w14:paraId="7B2470D8" w14:textId="3A31B2EF" w:rsidR="00183CAF" w:rsidRPr="00A37AA0" w:rsidRDefault="00A37AA0" w:rsidP="00183CAF">
            <w:pPr>
              <w:rPr>
                <w:rFonts w:ascii="Arial" w:hAnsi="Arial" w:cs="Arial"/>
                <w:b/>
                <w:bCs/>
                <w:sz w:val="22"/>
                <w:szCs w:val="22"/>
              </w:rPr>
            </w:pPr>
            <w:r w:rsidRPr="00A37AA0">
              <w:rPr>
                <w:rFonts w:ascii="Arial" w:hAnsi="Arial" w:cs="Arial"/>
                <w:bCs/>
                <w:sz w:val="22"/>
                <w:szCs w:val="22"/>
              </w:rPr>
              <w:t>GEOG 517</w:t>
            </w:r>
          </w:p>
        </w:tc>
        <w:tc>
          <w:tcPr>
            <w:tcW w:w="4320" w:type="dxa"/>
          </w:tcPr>
          <w:p w14:paraId="4009F725" w14:textId="088AFED0" w:rsidR="00183CAF" w:rsidRPr="00A37AA0" w:rsidRDefault="00A37AA0" w:rsidP="00183CAF">
            <w:pPr>
              <w:rPr>
                <w:rFonts w:ascii="Arial" w:hAnsi="Arial" w:cs="Arial"/>
                <w:b/>
                <w:bCs/>
                <w:sz w:val="22"/>
                <w:szCs w:val="22"/>
              </w:rPr>
            </w:pPr>
            <w:r w:rsidRPr="00A37AA0">
              <w:rPr>
                <w:rFonts w:ascii="Arial" w:hAnsi="Arial" w:cs="Arial"/>
                <w:bCs/>
                <w:sz w:val="22"/>
                <w:szCs w:val="22"/>
              </w:rPr>
              <w:t>Geographic Information Management and Processing</w:t>
            </w:r>
          </w:p>
        </w:tc>
        <w:tc>
          <w:tcPr>
            <w:tcW w:w="3685" w:type="dxa"/>
          </w:tcPr>
          <w:p w14:paraId="595B16D7" w14:textId="1F945E26" w:rsidR="00183CAF" w:rsidRPr="009D754C" w:rsidRDefault="00A37AA0" w:rsidP="00183CAF">
            <w:pPr>
              <w:rPr>
                <w:rFonts w:ascii="Arial" w:hAnsi="Arial" w:cs="Arial"/>
                <w:bCs/>
                <w:sz w:val="22"/>
                <w:szCs w:val="22"/>
              </w:rPr>
            </w:pPr>
            <w:proofErr w:type="gramStart"/>
            <w:r w:rsidRPr="009D754C">
              <w:rPr>
                <w:rFonts w:ascii="Arial" w:hAnsi="Arial" w:cs="Arial"/>
                <w:bCs/>
                <w:sz w:val="22"/>
                <w:szCs w:val="22"/>
              </w:rPr>
              <w:t>.</w:t>
            </w:r>
            <w:ins w:id="324" w:author="Brian O'Meara" w:date="2017-02-03T02:15:00Z">
              <w:r w:rsidR="00AD0C79">
                <w:rPr>
                  <w:rFonts w:ascii="Arial" w:hAnsi="Arial" w:cs="Arial"/>
                  <w:bCs/>
                  <w:sz w:val="22"/>
                  <w:szCs w:val="22"/>
                </w:rPr>
                <w:t>Geographic</w:t>
              </w:r>
              <w:proofErr w:type="gramEnd"/>
              <w:r w:rsidR="00AD0C79">
                <w:rPr>
                  <w:rFonts w:ascii="Arial" w:hAnsi="Arial" w:cs="Arial"/>
                  <w:bCs/>
                  <w:sz w:val="22"/>
                  <w:szCs w:val="22"/>
                </w:rPr>
                <w:t xml:space="preserve"> </w:t>
              </w:r>
            </w:ins>
            <w:ins w:id="325" w:author="Brian O'Meara" w:date="2017-02-03T02:16:00Z">
              <w:r w:rsidR="00AD0C79">
                <w:rPr>
                  <w:rFonts w:ascii="Arial" w:hAnsi="Arial" w:cs="Arial"/>
                  <w:bCs/>
                  <w:sz w:val="22"/>
                  <w:szCs w:val="22"/>
                </w:rPr>
                <w:t>d</w:t>
              </w:r>
              <w:r w:rsidR="00AD0C79" w:rsidRPr="00AD0C79">
                <w:rPr>
                  <w:rFonts w:ascii="Arial" w:hAnsi="Arial" w:cs="Arial"/>
                  <w:bCs/>
                  <w:sz w:val="22"/>
                  <w:szCs w:val="22"/>
                </w:rPr>
                <w:t>atabase design, manipulation, sampling and analysis</w:t>
              </w:r>
            </w:ins>
          </w:p>
        </w:tc>
      </w:tr>
      <w:tr w:rsidR="00A37AA0" w14:paraId="190E8932" w14:textId="77777777" w:rsidTr="00394FB2">
        <w:tc>
          <w:tcPr>
            <w:tcW w:w="1345" w:type="dxa"/>
          </w:tcPr>
          <w:p w14:paraId="7C45EF2E" w14:textId="5881FBA2" w:rsidR="00A37AA0" w:rsidRPr="00A37AA0" w:rsidRDefault="00A37AA0" w:rsidP="00A37AA0">
            <w:pPr>
              <w:rPr>
                <w:rFonts w:ascii="Arial" w:hAnsi="Arial" w:cs="Arial"/>
                <w:b/>
                <w:bCs/>
                <w:sz w:val="22"/>
                <w:szCs w:val="22"/>
              </w:rPr>
            </w:pPr>
            <w:r w:rsidRPr="00A37AA0">
              <w:rPr>
                <w:rFonts w:ascii="Arial" w:hAnsi="Arial" w:cs="Arial"/>
                <w:bCs/>
                <w:sz w:val="22"/>
                <w:szCs w:val="22"/>
              </w:rPr>
              <w:t>EPP 622</w:t>
            </w:r>
          </w:p>
        </w:tc>
        <w:tc>
          <w:tcPr>
            <w:tcW w:w="4320" w:type="dxa"/>
          </w:tcPr>
          <w:p w14:paraId="21F5A376" w14:textId="1058A2E4" w:rsidR="00A37AA0" w:rsidRPr="00A37AA0" w:rsidRDefault="00A37AA0" w:rsidP="00A37AA0">
            <w:pPr>
              <w:rPr>
                <w:rFonts w:ascii="Arial" w:hAnsi="Arial" w:cs="Arial"/>
                <w:b/>
                <w:bCs/>
                <w:sz w:val="22"/>
                <w:szCs w:val="22"/>
              </w:rPr>
            </w:pPr>
            <w:proofErr w:type="spellStart"/>
            <w:r w:rsidRPr="00A37AA0">
              <w:rPr>
                <w:rFonts w:ascii="Arial" w:hAnsi="Arial" w:cs="Arial"/>
                <w:bCs/>
                <w:sz w:val="22"/>
                <w:szCs w:val="22"/>
              </w:rPr>
              <w:t>Bioinformatic</w:t>
            </w:r>
            <w:proofErr w:type="spellEnd"/>
            <w:r w:rsidRPr="00A37AA0">
              <w:rPr>
                <w:rFonts w:ascii="Arial" w:hAnsi="Arial" w:cs="Arial"/>
                <w:bCs/>
                <w:sz w:val="22"/>
                <w:szCs w:val="22"/>
              </w:rPr>
              <w:t xml:space="preserve"> Applications</w:t>
            </w:r>
          </w:p>
        </w:tc>
        <w:tc>
          <w:tcPr>
            <w:tcW w:w="3685" w:type="dxa"/>
          </w:tcPr>
          <w:p w14:paraId="678CA122" w14:textId="7769E8E9" w:rsidR="00A37AA0" w:rsidRPr="009D754C" w:rsidRDefault="00A37AA0" w:rsidP="00A37AA0">
            <w:pPr>
              <w:rPr>
                <w:rFonts w:ascii="Arial" w:hAnsi="Arial" w:cs="Arial"/>
                <w:bCs/>
                <w:sz w:val="22"/>
                <w:szCs w:val="22"/>
              </w:rPr>
            </w:pPr>
            <w:proofErr w:type="gramStart"/>
            <w:r w:rsidRPr="009D754C">
              <w:rPr>
                <w:rFonts w:ascii="Arial" w:hAnsi="Arial" w:cs="Arial"/>
                <w:bCs/>
                <w:sz w:val="22"/>
                <w:szCs w:val="22"/>
              </w:rPr>
              <w:t>.</w:t>
            </w:r>
            <w:ins w:id="326" w:author="Brian O'Meara" w:date="2017-02-03T02:16:00Z">
              <w:r w:rsidR="00D33051">
                <w:rPr>
                  <w:rFonts w:ascii="Arial" w:hAnsi="Arial" w:cs="Arial"/>
                  <w:bCs/>
                  <w:sz w:val="22"/>
                  <w:szCs w:val="22"/>
                </w:rPr>
                <w:t>Bioinformatics</w:t>
              </w:r>
              <w:proofErr w:type="gramEnd"/>
              <w:r w:rsidR="00D33051">
                <w:rPr>
                  <w:rFonts w:ascii="Arial" w:hAnsi="Arial" w:cs="Arial"/>
                  <w:bCs/>
                  <w:sz w:val="22"/>
                  <w:szCs w:val="22"/>
                </w:rPr>
                <w:t xml:space="preserve"> for ag</w:t>
              </w:r>
            </w:ins>
            <w:ins w:id="327" w:author="Brian O'Meara" w:date="2017-02-03T02:17:00Z">
              <w:r w:rsidR="00D33051">
                <w:rPr>
                  <w:rFonts w:ascii="Arial" w:hAnsi="Arial" w:cs="Arial"/>
                  <w:bCs/>
                  <w:sz w:val="22"/>
                  <w:szCs w:val="22"/>
                </w:rPr>
                <w:t>riculture, bash and python scripting, open source software</w:t>
              </w:r>
            </w:ins>
          </w:p>
        </w:tc>
      </w:tr>
      <w:tr w:rsidR="00A37AA0" w14:paraId="767DB9BD" w14:textId="77777777" w:rsidTr="00394FB2">
        <w:tc>
          <w:tcPr>
            <w:tcW w:w="1345" w:type="dxa"/>
          </w:tcPr>
          <w:p w14:paraId="5DB1EF98" w14:textId="01FB8356" w:rsidR="00A37AA0" w:rsidRPr="00A37AA0" w:rsidRDefault="00A37AA0" w:rsidP="00A37AA0">
            <w:pPr>
              <w:rPr>
                <w:rFonts w:ascii="Arial" w:hAnsi="Arial" w:cs="Arial"/>
                <w:b/>
                <w:bCs/>
                <w:sz w:val="22"/>
                <w:szCs w:val="22"/>
              </w:rPr>
            </w:pPr>
            <w:r w:rsidRPr="00A37AA0">
              <w:rPr>
                <w:rFonts w:ascii="Arial" w:hAnsi="Arial" w:cs="Arial"/>
                <w:bCs/>
                <w:sz w:val="22"/>
                <w:szCs w:val="22"/>
              </w:rPr>
              <w:t>FWF 530</w:t>
            </w:r>
          </w:p>
        </w:tc>
        <w:tc>
          <w:tcPr>
            <w:tcW w:w="4320" w:type="dxa"/>
          </w:tcPr>
          <w:p w14:paraId="0E418F69" w14:textId="78787517" w:rsidR="00A37AA0" w:rsidRPr="00A37AA0" w:rsidRDefault="00A37AA0" w:rsidP="00A37AA0">
            <w:pPr>
              <w:rPr>
                <w:rFonts w:ascii="Arial" w:hAnsi="Arial" w:cs="Arial"/>
                <w:b/>
                <w:bCs/>
                <w:sz w:val="22"/>
                <w:szCs w:val="22"/>
              </w:rPr>
            </w:pPr>
            <w:r w:rsidRPr="00A37AA0">
              <w:rPr>
                <w:rFonts w:ascii="Arial" w:hAnsi="Arial" w:cs="Arial"/>
                <w:bCs/>
                <w:sz w:val="22"/>
                <w:szCs w:val="22"/>
              </w:rPr>
              <w:t>GIS for Natural Resources</w:t>
            </w:r>
          </w:p>
        </w:tc>
        <w:tc>
          <w:tcPr>
            <w:tcW w:w="3685" w:type="dxa"/>
          </w:tcPr>
          <w:p w14:paraId="042765EC" w14:textId="1F2DDF29" w:rsidR="00A37AA0" w:rsidRPr="009D754C" w:rsidRDefault="00A37AA0" w:rsidP="00A37AA0">
            <w:pPr>
              <w:rPr>
                <w:rFonts w:ascii="Arial" w:hAnsi="Arial" w:cs="Arial"/>
                <w:bCs/>
                <w:sz w:val="22"/>
                <w:szCs w:val="22"/>
              </w:rPr>
            </w:pPr>
            <w:proofErr w:type="gramStart"/>
            <w:r w:rsidRPr="009D754C">
              <w:rPr>
                <w:rFonts w:ascii="Arial" w:hAnsi="Arial" w:cs="Arial"/>
                <w:bCs/>
                <w:sz w:val="22"/>
                <w:szCs w:val="22"/>
              </w:rPr>
              <w:t>.</w:t>
            </w:r>
            <w:ins w:id="328" w:author="Brian O'Meara" w:date="2017-02-03T02:19:00Z">
              <w:r w:rsidR="00077F8B">
                <w:rPr>
                  <w:rFonts w:ascii="Arial" w:hAnsi="Arial" w:cs="Arial"/>
                  <w:bCs/>
                  <w:sz w:val="22"/>
                  <w:szCs w:val="22"/>
                </w:rPr>
                <w:t>Geographic</w:t>
              </w:r>
              <w:proofErr w:type="gramEnd"/>
              <w:r w:rsidR="00077F8B">
                <w:rPr>
                  <w:rFonts w:ascii="Arial" w:hAnsi="Arial" w:cs="Arial"/>
                  <w:bCs/>
                  <w:sz w:val="22"/>
                  <w:szCs w:val="22"/>
                </w:rPr>
                <w:t xml:space="preserve"> information system data</w:t>
              </w:r>
              <w:r w:rsidR="004C5226">
                <w:rPr>
                  <w:rFonts w:ascii="Arial" w:hAnsi="Arial" w:cs="Arial"/>
                  <w:bCs/>
                  <w:sz w:val="22"/>
                  <w:szCs w:val="22"/>
                </w:rPr>
                <w:t xml:space="preserve"> for forestry</w:t>
              </w:r>
            </w:ins>
          </w:p>
        </w:tc>
      </w:tr>
      <w:tr w:rsidR="00E42846" w14:paraId="6F19E1FD" w14:textId="77777777" w:rsidTr="00394FB2">
        <w:trPr>
          <w:ins w:id="329" w:author="Brian O'Meara" w:date="2017-02-03T02:20:00Z"/>
        </w:trPr>
        <w:tc>
          <w:tcPr>
            <w:tcW w:w="1345" w:type="dxa"/>
          </w:tcPr>
          <w:p w14:paraId="63DCAB7F" w14:textId="4EFFA65D" w:rsidR="00E42846" w:rsidRPr="00A37AA0" w:rsidRDefault="00E42846" w:rsidP="00A37AA0">
            <w:pPr>
              <w:rPr>
                <w:ins w:id="330" w:author="Brian O'Meara" w:date="2017-02-03T02:20:00Z"/>
                <w:rFonts w:ascii="Arial" w:hAnsi="Arial" w:cs="Arial"/>
                <w:bCs/>
                <w:sz w:val="22"/>
                <w:szCs w:val="22"/>
              </w:rPr>
            </w:pPr>
            <w:ins w:id="331" w:author="Brian O'Meara" w:date="2017-02-03T02:21:00Z">
              <w:r>
                <w:rPr>
                  <w:rFonts w:ascii="Arial" w:hAnsi="Arial" w:cs="Arial"/>
                  <w:bCs/>
                  <w:sz w:val="22"/>
                  <w:szCs w:val="22"/>
                </w:rPr>
                <w:t>EEB 550</w:t>
              </w:r>
            </w:ins>
          </w:p>
        </w:tc>
        <w:tc>
          <w:tcPr>
            <w:tcW w:w="4320" w:type="dxa"/>
          </w:tcPr>
          <w:p w14:paraId="23AC0327" w14:textId="409E1693" w:rsidR="00E42846" w:rsidRPr="00A37AA0" w:rsidRDefault="00E42846" w:rsidP="00A37AA0">
            <w:pPr>
              <w:rPr>
                <w:ins w:id="332" w:author="Brian O'Meara" w:date="2017-02-03T02:20:00Z"/>
                <w:rFonts w:ascii="Arial" w:hAnsi="Arial" w:cs="Arial"/>
                <w:bCs/>
                <w:sz w:val="22"/>
                <w:szCs w:val="22"/>
              </w:rPr>
            </w:pPr>
            <w:ins w:id="333" w:author="Brian O'Meara" w:date="2017-02-03T02:21:00Z">
              <w:r>
                <w:rPr>
                  <w:rFonts w:ascii="Arial" w:hAnsi="Arial" w:cs="Arial"/>
                  <w:bCs/>
                  <w:sz w:val="22"/>
                  <w:szCs w:val="22"/>
                </w:rPr>
                <w:t>Spatial Analyses using UAVs</w:t>
              </w:r>
            </w:ins>
          </w:p>
        </w:tc>
        <w:tc>
          <w:tcPr>
            <w:tcW w:w="3685" w:type="dxa"/>
          </w:tcPr>
          <w:p w14:paraId="1901A4BF" w14:textId="0BD4E89C" w:rsidR="00E42846" w:rsidRPr="00E42846" w:rsidRDefault="00E42846" w:rsidP="00A37AA0">
            <w:pPr>
              <w:rPr>
                <w:ins w:id="334" w:author="Brian O'Meara" w:date="2017-02-03T02:20:00Z"/>
                <w:rFonts w:ascii="Arial" w:hAnsi="Arial" w:cs="Arial"/>
                <w:bCs/>
                <w:sz w:val="22"/>
                <w:szCs w:val="22"/>
              </w:rPr>
            </w:pPr>
            <w:ins w:id="335" w:author="Brian O'Meara" w:date="2017-02-03T02:21:00Z">
              <w:r>
                <w:rPr>
                  <w:rFonts w:ascii="Arial" w:hAnsi="Arial" w:cs="Arial"/>
                  <w:bCs/>
                  <w:sz w:val="22"/>
                  <w:szCs w:val="22"/>
                </w:rPr>
                <w:t>Use of drones to gather environmental data</w:t>
              </w:r>
            </w:ins>
          </w:p>
        </w:tc>
      </w:tr>
      <w:tr w:rsidR="00A37AA0" w14:paraId="79C4F427" w14:textId="77777777" w:rsidTr="00394FB2">
        <w:tc>
          <w:tcPr>
            <w:tcW w:w="9350" w:type="dxa"/>
            <w:gridSpan w:val="3"/>
            <w:shd w:val="clear" w:color="auto" w:fill="F2F2F2" w:themeFill="background1" w:themeFillShade="F2"/>
          </w:tcPr>
          <w:p w14:paraId="125248F1" w14:textId="3B038000" w:rsidR="00A37AA0" w:rsidRPr="00394FB2" w:rsidRDefault="00A37AA0" w:rsidP="00A37AA0">
            <w:pPr>
              <w:rPr>
                <w:rFonts w:ascii="Arial" w:hAnsi="Arial" w:cs="Arial"/>
                <w:b/>
                <w:bCs/>
                <w:i/>
                <w:sz w:val="22"/>
                <w:szCs w:val="22"/>
              </w:rPr>
            </w:pPr>
            <w:r w:rsidRPr="00394FB2">
              <w:rPr>
                <w:rFonts w:ascii="Arial" w:hAnsi="Arial" w:cs="Arial"/>
                <w:b/>
                <w:bCs/>
                <w:i/>
                <w:sz w:val="22"/>
                <w:szCs w:val="22"/>
              </w:rPr>
              <w:t>Management and Assessment Course</w:t>
            </w:r>
          </w:p>
        </w:tc>
      </w:tr>
      <w:tr w:rsidR="00A37AA0" w14:paraId="692AEFFA" w14:textId="77777777" w:rsidTr="00394FB2">
        <w:tc>
          <w:tcPr>
            <w:tcW w:w="1345" w:type="dxa"/>
          </w:tcPr>
          <w:p w14:paraId="504B91E7" w14:textId="4AD99BB9" w:rsidR="00A37AA0" w:rsidRPr="00A37AA0" w:rsidRDefault="00A37AA0" w:rsidP="00A37AA0">
            <w:pPr>
              <w:rPr>
                <w:rFonts w:ascii="Arial" w:hAnsi="Arial" w:cs="Arial"/>
                <w:b/>
                <w:bCs/>
                <w:sz w:val="22"/>
                <w:szCs w:val="22"/>
              </w:rPr>
            </w:pPr>
            <w:r w:rsidRPr="00A37AA0">
              <w:rPr>
                <w:rFonts w:ascii="Arial" w:hAnsi="Arial" w:cs="Arial"/>
                <w:bCs/>
                <w:sz w:val="22"/>
                <w:szCs w:val="22"/>
              </w:rPr>
              <w:t>EDAM 560</w:t>
            </w:r>
          </w:p>
        </w:tc>
        <w:tc>
          <w:tcPr>
            <w:tcW w:w="4320" w:type="dxa"/>
          </w:tcPr>
          <w:p w14:paraId="7E2929B3" w14:textId="2BED19E2" w:rsidR="00A37AA0" w:rsidRPr="00A37AA0" w:rsidRDefault="00A37AA0" w:rsidP="00A37AA0">
            <w:pPr>
              <w:rPr>
                <w:rFonts w:ascii="Arial" w:hAnsi="Arial" w:cs="Arial"/>
                <w:b/>
                <w:bCs/>
                <w:sz w:val="22"/>
                <w:szCs w:val="22"/>
              </w:rPr>
            </w:pPr>
            <w:r w:rsidRPr="00A37AA0">
              <w:rPr>
                <w:rFonts w:ascii="Arial" w:hAnsi="Arial" w:cs="Arial"/>
                <w:bCs/>
                <w:sz w:val="22"/>
                <w:szCs w:val="22"/>
              </w:rPr>
              <w:t>Grant Writing and Project Management</w:t>
            </w:r>
          </w:p>
        </w:tc>
        <w:tc>
          <w:tcPr>
            <w:tcW w:w="3685" w:type="dxa"/>
          </w:tcPr>
          <w:p w14:paraId="0C31AF9E" w14:textId="4AA87D73" w:rsidR="00A37AA0" w:rsidRPr="009D754C" w:rsidRDefault="00A37AA0" w:rsidP="009D754C">
            <w:pPr>
              <w:tabs>
                <w:tab w:val="left" w:pos="846"/>
              </w:tabs>
              <w:rPr>
                <w:rFonts w:ascii="Arial" w:hAnsi="Arial" w:cs="Arial"/>
                <w:bCs/>
                <w:sz w:val="22"/>
                <w:szCs w:val="22"/>
              </w:rPr>
            </w:pPr>
            <w:proofErr w:type="gramStart"/>
            <w:r w:rsidRPr="009D754C">
              <w:rPr>
                <w:rFonts w:ascii="Arial" w:hAnsi="Arial" w:cs="Arial"/>
                <w:bCs/>
                <w:sz w:val="22"/>
                <w:szCs w:val="22"/>
              </w:rPr>
              <w:t>.</w:t>
            </w:r>
            <w:ins w:id="336" w:author="Brian O'Meara" w:date="2017-02-03T02:26:00Z">
              <w:r w:rsidR="00CF4038">
                <w:rPr>
                  <w:rFonts w:ascii="Arial" w:hAnsi="Arial" w:cs="Arial"/>
                  <w:bCs/>
                  <w:sz w:val="22"/>
                  <w:szCs w:val="22"/>
                </w:rPr>
                <w:t>W</w:t>
              </w:r>
            </w:ins>
            <w:ins w:id="337" w:author="Brian O'Meara" w:date="2017-02-03T02:25:00Z">
              <w:r w:rsidR="00CF4038" w:rsidRPr="009D754C">
                <w:rPr>
                  <w:rFonts w:ascii="Arial" w:hAnsi="Arial" w:cs="Arial"/>
                  <w:bCs/>
                  <w:sz w:val="22"/>
                  <w:szCs w:val="22"/>
                </w:rPr>
                <w:t>riting</w:t>
              </w:r>
              <w:proofErr w:type="gramEnd"/>
              <w:r w:rsidR="00CF4038" w:rsidRPr="009D754C">
                <w:rPr>
                  <w:rFonts w:ascii="Arial" w:hAnsi="Arial" w:cs="Arial"/>
                  <w:bCs/>
                  <w:sz w:val="22"/>
                  <w:szCs w:val="22"/>
                </w:rPr>
                <w:t xml:space="preserve"> grant proposals, negotiating with funding sources</w:t>
              </w:r>
            </w:ins>
          </w:p>
        </w:tc>
      </w:tr>
      <w:tr w:rsidR="00A37AA0" w14:paraId="57D8C962" w14:textId="77777777" w:rsidTr="00394FB2">
        <w:tc>
          <w:tcPr>
            <w:tcW w:w="1345" w:type="dxa"/>
          </w:tcPr>
          <w:p w14:paraId="2F4530C6" w14:textId="6BB3889E" w:rsidR="00A37AA0" w:rsidRPr="00A37AA0" w:rsidRDefault="00A37AA0" w:rsidP="00A37AA0">
            <w:pPr>
              <w:rPr>
                <w:rFonts w:ascii="Arial" w:hAnsi="Arial" w:cs="Arial"/>
                <w:b/>
                <w:bCs/>
                <w:sz w:val="22"/>
                <w:szCs w:val="22"/>
              </w:rPr>
            </w:pPr>
            <w:r w:rsidRPr="00A37AA0">
              <w:rPr>
                <w:rFonts w:ascii="Arial" w:hAnsi="Arial" w:cs="Arial"/>
                <w:bCs/>
                <w:sz w:val="22"/>
                <w:szCs w:val="22"/>
              </w:rPr>
              <w:lastRenderedPageBreak/>
              <w:t>ENMG 536</w:t>
            </w:r>
          </w:p>
        </w:tc>
        <w:tc>
          <w:tcPr>
            <w:tcW w:w="4320" w:type="dxa"/>
          </w:tcPr>
          <w:p w14:paraId="0C6CE570" w14:textId="17951A33" w:rsidR="00A37AA0" w:rsidRPr="00A37AA0" w:rsidRDefault="00A37AA0" w:rsidP="00A37AA0">
            <w:pPr>
              <w:rPr>
                <w:rFonts w:ascii="Arial" w:hAnsi="Arial" w:cs="Arial"/>
                <w:b/>
                <w:bCs/>
                <w:sz w:val="22"/>
                <w:szCs w:val="22"/>
              </w:rPr>
            </w:pPr>
            <w:r w:rsidRPr="00A37AA0">
              <w:rPr>
                <w:rFonts w:ascii="Arial" w:hAnsi="Arial" w:cs="Arial"/>
                <w:bCs/>
                <w:sz w:val="22"/>
                <w:szCs w:val="22"/>
              </w:rPr>
              <w:t>Project Management</w:t>
            </w:r>
          </w:p>
        </w:tc>
        <w:tc>
          <w:tcPr>
            <w:tcW w:w="3685" w:type="dxa"/>
          </w:tcPr>
          <w:p w14:paraId="48AAB46E" w14:textId="4189F9F5" w:rsidR="00A37AA0" w:rsidRPr="009D754C" w:rsidRDefault="00CF4038" w:rsidP="00A37AA0">
            <w:pPr>
              <w:rPr>
                <w:rFonts w:ascii="Arial" w:hAnsi="Arial" w:cs="Arial"/>
                <w:bCs/>
                <w:sz w:val="22"/>
                <w:szCs w:val="22"/>
              </w:rPr>
            </w:pPr>
            <w:ins w:id="338" w:author="Brian O'Meara" w:date="2017-02-03T02:27:00Z">
              <w:r>
                <w:rPr>
                  <w:rFonts w:ascii="Arial" w:hAnsi="Arial" w:cs="Arial"/>
                  <w:bCs/>
                  <w:sz w:val="22"/>
                  <w:szCs w:val="22"/>
                </w:rPr>
                <w:t>Te</w:t>
              </w:r>
              <w:r w:rsidRPr="00CF4038">
                <w:rPr>
                  <w:rFonts w:ascii="Arial" w:hAnsi="Arial" w:cs="Arial"/>
                  <w:bCs/>
                  <w:sz w:val="22"/>
                  <w:szCs w:val="22"/>
                </w:rPr>
                <w:t>am building, conflict resolution, and contract negotiations</w:t>
              </w:r>
            </w:ins>
          </w:p>
        </w:tc>
      </w:tr>
      <w:tr w:rsidR="00A37AA0" w14:paraId="45D476D0" w14:textId="77777777" w:rsidTr="00394FB2">
        <w:tc>
          <w:tcPr>
            <w:tcW w:w="1345" w:type="dxa"/>
          </w:tcPr>
          <w:p w14:paraId="32B2A43F" w14:textId="4D71685C" w:rsidR="00A37AA0" w:rsidRPr="00A37AA0" w:rsidRDefault="00A37AA0" w:rsidP="00A37AA0">
            <w:pPr>
              <w:rPr>
                <w:rFonts w:ascii="Arial" w:hAnsi="Arial" w:cs="Arial"/>
                <w:b/>
                <w:bCs/>
                <w:sz w:val="22"/>
                <w:szCs w:val="22"/>
              </w:rPr>
            </w:pPr>
            <w:r w:rsidRPr="00A37AA0">
              <w:rPr>
                <w:rFonts w:ascii="Arial" w:hAnsi="Arial" w:cs="Arial"/>
                <w:bCs/>
                <w:sz w:val="22"/>
                <w:szCs w:val="22"/>
              </w:rPr>
              <w:t>ENMG 541</w:t>
            </w:r>
          </w:p>
        </w:tc>
        <w:tc>
          <w:tcPr>
            <w:tcW w:w="4320" w:type="dxa"/>
          </w:tcPr>
          <w:p w14:paraId="0A53D118" w14:textId="6F42BE83" w:rsidR="00A37AA0" w:rsidRPr="00A37AA0" w:rsidRDefault="00A37AA0" w:rsidP="00A37AA0">
            <w:pPr>
              <w:rPr>
                <w:rFonts w:ascii="Arial" w:hAnsi="Arial" w:cs="Arial"/>
                <w:b/>
                <w:bCs/>
                <w:sz w:val="22"/>
                <w:szCs w:val="22"/>
              </w:rPr>
            </w:pPr>
            <w:r w:rsidRPr="00A37AA0">
              <w:rPr>
                <w:rFonts w:ascii="Arial" w:hAnsi="Arial" w:cs="Arial"/>
                <w:bCs/>
                <w:sz w:val="22"/>
                <w:szCs w:val="22"/>
              </w:rPr>
              <w:t>Managing Change and Improvement in Technical Organizations</w:t>
            </w:r>
          </w:p>
        </w:tc>
        <w:tc>
          <w:tcPr>
            <w:tcW w:w="3685" w:type="dxa"/>
          </w:tcPr>
          <w:p w14:paraId="4C892EC7" w14:textId="76AB8CFA" w:rsidR="00A37AA0" w:rsidRPr="009D754C" w:rsidRDefault="009D754C" w:rsidP="00A37AA0">
            <w:pPr>
              <w:rPr>
                <w:rFonts w:ascii="Arial" w:hAnsi="Arial" w:cs="Arial"/>
                <w:bCs/>
                <w:sz w:val="22"/>
                <w:szCs w:val="22"/>
              </w:rPr>
            </w:pPr>
            <w:ins w:id="339" w:author="Brian O'Meara" w:date="2017-02-03T02:27:00Z">
              <w:r>
                <w:rPr>
                  <w:rFonts w:ascii="Arial" w:hAnsi="Arial" w:cs="Arial"/>
                  <w:bCs/>
                  <w:sz w:val="22"/>
                  <w:szCs w:val="22"/>
                </w:rPr>
                <w:t>O</w:t>
              </w:r>
              <w:r w:rsidRPr="009D754C">
                <w:rPr>
                  <w:rFonts w:ascii="Arial" w:hAnsi="Arial" w:cs="Arial"/>
                  <w:bCs/>
                  <w:sz w:val="22"/>
                  <w:szCs w:val="22"/>
                </w:rPr>
                <w:t>rganizational effectiveness, employee empowerment, performance measurement</w:t>
              </w:r>
            </w:ins>
            <w:r w:rsidR="00A37AA0" w:rsidRPr="009D754C">
              <w:rPr>
                <w:rFonts w:ascii="Arial" w:hAnsi="Arial" w:cs="Arial"/>
                <w:bCs/>
                <w:sz w:val="22"/>
                <w:szCs w:val="22"/>
              </w:rPr>
              <w:t>.</w:t>
            </w:r>
          </w:p>
        </w:tc>
      </w:tr>
    </w:tbl>
    <w:p w14:paraId="59E90907" w14:textId="3B5C00BB" w:rsidR="00183CAF" w:rsidRDefault="00183CAF" w:rsidP="00394FB2">
      <w:pPr>
        <w:rPr>
          <w:rFonts w:ascii="Arial" w:hAnsi="Arial" w:cs="Arial"/>
          <w:b/>
          <w:bCs/>
          <w:sz w:val="22"/>
          <w:szCs w:val="22"/>
        </w:rPr>
      </w:pPr>
    </w:p>
    <w:p w14:paraId="30FAD52A" w14:textId="01800070" w:rsidR="002E08CA" w:rsidRPr="0072026D" w:rsidRDefault="00575587" w:rsidP="0072026D">
      <w:pPr>
        <w:ind w:firstLine="720"/>
        <w:rPr>
          <w:rFonts w:ascii="Arial" w:hAnsi="Arial" w:cs="Arial"/>
          <w:bCs/>
          <w:i/>
          <w:sz w:val="20"/>
          <w:szCs w:val="20"/>
        </w:rPr>
      </w:pPr>
      <w:r>
        <w:rPr>
          <w:rFonts w:ascii="Arial" w:hAnsi="Arial" w:cs="Arial"/>
          <w:bCs/>
          <w:sz w:val="22"/>
          <w:szCs w:val="22"/>
        </w:rPr>
        <w:t xml:space="preserve">Trainees will pursue courses across each of the three types (ecology, technology, management/assessment). </w:t>
      </w:r>
      <w:r w:rsidR="00E73B6C" w:rsidRPr="00650BEC">
        <w:rPr>
          <w:rFonts w:ascii="Arial" w:hAnsi="Arial" w:cs="Arial"/>
          <w:bCs/>
          <w:sz w:val="22"/>
          <w:szCs w:val="22"/>
        </w:rPr>
        <w:t>More targeted graduate courses</w:t>
      </w:r>
      <w:r w:rsidR="00AD6A3A">
        <w:rPr>
          <w:rFonts w:ascii="Arial" w:hAnsi="Arial" w:cs="Arial"/>
          <w:bCs/>
          <w:sz w:val="22"/>
          <w:szCs w:val="22"/>
        </w:rPr>
        <w:t>,</w:t>
      </w:r>
      <w:r w:rsidR="00E73B6C" w:rsidRPr="00650BEC">
        <w:rPr>
          <w:rFonts w:ascii="Arial" w:hAnsi="Arial" w:cs="Arial"/>
          <w:bCs/>
          <w:sz w:val="22"/>
          <w:szCs w:val="22"/>
        </w:rPr>
        <w:t xml:space="preserve"> depending on the needs of the trainees</w:t>
      </w:r>
      <w:r w:rsidR="00AD6A3A">
        <w:rPr>
          <w:rFonts w:ascii="Arial" w:hAnsi="Arial" w:cs="Arial"/>
          <w:bCs/>
          <w:sz w:val="22"/>
          <w:szCs w:val="22"/>
        </w:rPr>
        <w:t>,</w:t>
      </w:r>
      <w:r w:rsidR="00E73B6C" w:rsidRPr="00650BEC">
        <w:rPr>
          <w:rFonts w:ascii="Arial" w:hAnsi="Arial" w:cs="Arial"/>
          <w:bCs/>
          <w:sz w:val="22"/>
          <w:szCs w:val="22"/>
        </w:rPr>
        <w:t xml:space="preserve"> may also be utilized. Capitalizing on established courses helps make the program more sustainable after its funding runs out and exposes trainees to students and instructors from a variety of perspectives. </w:t>
      </w:r>
    </w:p>
    <w:p w14:paraId="51C73CCD" w14:textId="52FB51A0" w:rsidR="00C36A0A" w:rsidRPr="00995C85" w:rsidRDefault="00E73B6C" w:rsidP="00DD7520">
      <w:pPr>
        <w:spacing w:before="120" w:after="40"/>
        <w:rPr>
          <w:rFonts w:ascii="Arial" w:hAnsi="Arial" w:cs="Arial"/>
          <w:b/>
          <w:bCs/>
          <w:i/>
          <w:sz w:val="22"/>
          <w:szCs w:val="22"/>
          <w:u w:val="single"/>
        </w:rPr>
      </w:pPr>
      <w:r w:rsidRPr="00F225F4">
        <w:rPr>
          <w:rFonts w:ascii="Arial" w:hAnsi="Arial" w:cs="Arial"/>
          <w:b/>
          <w:bCs/>
          <w:i/>
          <w:sz w:val="22"/>
          <w:szCs w:val="22"/>
          <w:highlight w:val="cyan"/>
          <w:u w:val="single"/>
        </w:rPr>
        <w:t>Field</w:t>
      </w:r>
      <w:r w:rsidRPr="00995C85">
        <w:rPr>
          <w:rFonts w:ascii="Arial" w:hAnsi="Arial" w:cs="Arial"/>
          <w:b/>
          <w:bCs/>
          <w:i/>
          <w:sz w:val="22"/>
          <w:szCs w:val="22"/>
          <w:u w:val="single"/>
        </w:rPr>
        <w:t xml:space="preserve"> </w:t>
      </w:r>
      <w:r w:rsidR="00C36A0A" w:rsidRPr="00995C85">
        <w:rPr>
          <w:rFonts w:ascii="Arial" w:hAnsi="Arial" w:cs="Arial"/>
          <w:b/>
          <w:bCs/>
          <w:i/>
          <w:sz w:val="22"/>
          <w:szCs w:val="22"/>
          <w:u w:val="single"/>
        </w:rPr>
        <w:t>C</w:t>
      </w:r>
      <w:r w:rsidRPr="00995C85">
        <w:rPr>
          <w:rFonts w:ascii="Arial" w:hAnsi="Arial" w:cs="Arial"/>
          <w:b/>
          <w:bCs/>
          <w:i/>
          <w:sz w:val="22"/>
          <w:szCs w:val="22"/>
          <w:u w:val="single"/>
        </w:rPr>
        <w:t>ourses</w:t>
      </w:r>
      <w:ins w:id="340" w:author="Susan Kalisz" w:date="2017-01-29T23:04:00Z">
        <w:r w:rsidR="001B5FF9" w:rsidRPr="00995C85">
          <w:rPr>
            <w:rFonts w:ascii="Arial" w:hAnsi="Arial" w:cs="Arial"/>
            <w:b/>
            <w:bCs/>
            <w:i/>
            <w:sz w:val="22"/>
            <w:szCs w:val="22"/>
            <w:u w:val="single"/>
          </w:rPr>
          <w:t xml:space="preserve"> for </w:t>
        </w:r>
      </w:ins>
      <w:ins w:id="341" w:author="Brian O'Meara" w:date="2017-02-01T03:52:00Z">
        <w:r w:rsidR="003562E0">
          <w:rPr>
            <w:rFonts w:ascii="Arial" w:hAnsi="Arial" w:cs="Arial"/>
            <w:b/>
            <w:bCs/>
            <w:i/>
            <w:sz w:val="22"/>
            <w:szCs w:val="22"/>
            <w:u w:val="single"/>
          </w:rPr>
          <w:t>Natural History</w:t>
        </w:r>
      </w:ins>
      <w:ins w:id="342" w:author="Susan Kalisz" w:date="2017-01-29T23:04:00Z">
        <w:r w:rsidR="001B5FF9" w:rsidRPr="00995C85">
          <w:rPr>
            <w:rFonts w:ascii="Arial" w:hAnsi="Arial" w:cs="Arial"/>
            <w:b/>
            <w:bCs/>
            <w:i/>
            <w:sz w:val="22"/>
            <w:szCs w:val="22"/>
            <w:u w:val="single"/>
          </w:rPr>
          <w:t xml:space="preserve"> Knowledge</w:t>
        </w:r>
      </w:ins>
      <w:r w:rsidRPr="00995C85">
        <w:rPr>
          <w:rFonts w:ascii="Arial" w:hAnsi="Arial" w:cs="Arial"/>
          <w:b/>
          <w:bCs/>
          <w:i/>
          <w:sz w:val="22"/>
          <w:szCs w:val="22"/>
          <w:u w:val="single"/>
        </w:rPr>
        <w:t xml:space="preserve"> </w:t>
      </w:r>
    </w:p>
    <w:p w14:paraId="69C9E24C" w14:textId="7779D990" w:rsidR="00E80B63" w:rsidRPr="00347E93" w:rsidRDefault="00C36A0A" w:rsidP="00DD7520">
      <w:pPr>
        <w:ind w:firstLine="720"/>
        <w:rPr>
          <w:ins w:id="343" w:author="Susan Kalisz" w:date="2017-01-30T23:53:00Z"/>
          <w:rFonts w:ascii="Arial" w:hAnsi="Arial" w:cs="Arial"/>
          <w:sz w:val="22"/>
          <w:szCs w:val="22"/>
        </w:rPr>
      </w:pPr>
      <w:r>
        <w:rPr>
          <w:rFonts w:ascii="Arial" w:hAnsi="Arial" w:cs="Arial"/>
          <w:bCs/>
          <w:sz w:val="22"/>
          <w:szCs w:val="22"/>
        </w:rPr>
        <w:t xml:space="preserve">Hands-on </w:t>
      </w:r>
      <w:ins w:id="344" w:author="Susan Kalisz" w:date="2017-01-31T21:07:00Z">
        <w:r w:rsidR="00BC56D8">
          <w:rPr>
            <w:rFonts w:ascii="Arial" w:hAnsi="Arial" w:cs="Arial"/>
            <w:bCs/>
            <w:sz w:val="22"/>
            <w:szCs w:val="22"/>
          </w:rPr>
          <w:t xml:space="preserve">experiences </w:t>
        </w:r>
      </w:ins>
      <w:r w:rsidR="00E73B6C" w:rsidRPr="00650BEC">
        <w:rPr>
          <w:rFonts w:ascii="Arial" w:hAnsi="Arial" w:cs="Arial"/>
          <w:bCs/>
          <w:sz w:val="22"/>
          <w:szCs w:val="22"/>
        </w:rPr>
        <w:t xml:space="preserve">are key ways to promote learning </w:t>
      </w:r>
      <w:r w:rsidR="00E73B6C" w:rsidRPr="00650BEC">
        <w:rPr>
          <w:rFonts w:ascii="Arial" w:hAnsi="Arial" w:cs="Arial"/>
          <w:sz w:val="22"/>
          <w:szCs w:val="22"/>
        </w:rPr>
        <w:fldChar w:fldCharType="begin"/>
      </w:r>
      <w:r w:rsidR="00E73B6C" w:rsidRPr="00650BEC">
        <w:rPr>
          <w:rFonts w:ascii="Arial" w:hAnsi="Arial" w:cs="Arial"/>
          <w:sz w:val="22"/>
          <w:szCs w:val="22"/>
        </w:rPr>
        <w:instrText xml:space="preserve"> ADDIN EN.CITE &lt;EndNote&gt;&lt;Cite&gt;&lt;Author&gt;McLaughlin&lt;/Author&gt;&lt;Year&gt;2006&lt;/Year&gt;&lt;RecNum&gt;29060&lt;/RecNum&gt;&lt;DisplayText&gt;(McLaughlin and Johnson 2006)&lt;/DisplayText&gt;&lt;record&gt;&lt;rec-number&gt;29060&lt;/rec-number&gt;&lt;foreign-keys&gt;&lt;key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00E73B6C" w:rsidRPr="00650BEC">
        <w:rPr>
          <w:rFonts w:ascii="Arial" w:hAnsi="Arial" w:cs="Arial"/>
          <w:sz w:val="22"/>
          <w:szCs w:val="22"/>
        </w:rPr>
        <w:fldChar w:fldCharType="separate"/>
      </w:r>
      <w:r w:rsidR="00E73B6C" w:rsidRPr="00650BEC">
        <w:rPr>
          <w:rFonts w:ascii="Arial" w:hAnsi="Arial" w:cs="Arial"/>
          <w:noProof/>
          <w:sz w:val="22"/>
          <w:szCs w:val="22"/>
        </w:rPr>
        <w:t>(McLaughlin and Johnson 2006)</w:t>
      </w:r>
      <w:r w:rsidR="00E73B6C" w:rsidRPr="00650BEC">
        <w:rPr>
          <w:rFonts w:ascii="Arial" w:hAnsi="Arial" w:cs="Arial"/>
          <w:sz w:val="22"/>
          <w:szCs w:val="22"/>
        </w:rPr>
        <w:fldChar w:fldCharType="end"/>
      </w:r>
      <w:ins w:id="345" w:author="Susan Kalisz" w:date="2017-01-31T21:07:00Z">
        <w:r w:rsidR="00BC56D8">
          <w:rPr>
            <w:rFonts w:ascii="Arial" w:hAnsi="Arial" w:cs="Arial"/>
            <w:sz w:val="22"/>
            <w:szCs w:val="22"/>
          </w:rPr>
          <w:t xml:space="preserve"> and are a central goal of the UTK administration. </w:t>
        </w:r>
      </w:ins>
      <w:ins w:id="346" w:author="Susan Kalisz" w:date="2017-01-31T21:08:00Z">
        <w:r w:rsidR="00BC56D8">
          <w:rPr>
            <w:rFonts w:ascii="Arial" w:hAnsi="Arial" w:cs="Arial"/>
            <w:sz w:val="22"/>
            <w:szCs w:val="22"/>
          </w:rPr>
          <w:t xml:space="preserve">UTK Faculty in our three departments </w:t>
        </w:r>
      </w:ins>
      <w:ins w:id="347" w:author="Susan Kalisz" w:date="2017-01-29T23:37:00Z">
        <w:r w:rsidR="00091CFA">
          <w:rPr>
            <w:rFonts w:ascii="Arial" w:hAnsi="Arial" w:cs="Arial"/>
            <w:sz w:val="22"/>
            <w:szCs w:val="22"/>
          </w:rPr>
          <w:t xml:space="preserve">currently </w:t>
        </w:r>
      </w:ins>
      <w:r w:rsidR="00E73B6C" w:rsidRPr="00650BEC">
        <w:rPr>
          <w:rFonts w:ascii="Arial" w:hAnsi="Arial" w:cs="Arial"/>
          <w:sz w:val="22"/>
          <w:szCs w:val="22"/>
        </w:rPr>
        <w:t xml:space="preserve">teach field courses </w:t>
      </w:r>
      <w:ins w:id="348" w:author="Susan Kalisz" w:date="2017-01-29T22:33:00Z">
        <w:r w:rsidR="00E02FEF">
          <w:rPr>
            <w:rFonts w:ascii="Arial" w:hAnsi="Arial" w:cs="Arial"/>
            <w:sz w:val="22"/>
            <w:szCs w:val="22"/>
          </w:rPr>
          <w:t>covering</w:t>
        </w:r>
        <w:r w:rsidR="00E02FEF" w:rsidRPr="00650BEC">
          <w:rPr>
            <w:rFonts w:ascii="Arial" w:hAnsi="Arial" w:cs="Arial"/>
            <w:sz w:val="22"/>
            <w:szCs w:val="22"/>
          </w:rPr>
          <w:t xml:space="preserve"> </w:t>
        </w:r>
      </w:ins>
      <w:ins w:id="349" w:author="Susan Kalisz" w:date="2017-01-29T22:39:00Z">
        <w:r w:rsidR="005378E0">
          <w:rPr>
            <w:rFonts w:ascii="Arial" w:hAnsi="Arial" w:cs="Arial"/>
            <w:sz w:val="22"/>
            <w:szCs w:val="22"/>
          </w:rPr>
          <w:t xml:space="preserve">a wide </w:t>
        </w:r>
      </w:ins>
      <w:r w:rsidR="00E73B6C" w:rsidRPr="00650BEC">
        <w:rPr>
          <w:rFonts w:ascii="Arial" w:hAnsi="Arial" w:cs="Arial"/>
          <w:sz w:val="22"/>
          <w:szCs w:val="22"/>
        </w:rPr>
        <w:t>variety of organisms</w:t>
      </w:r>
      <w:ins w:id="350" w:author="Susan Kalisz" w:date="2017-01-29T22:33:00Z">
        <w:r w:rsidR="00E02FEF">
          <w:rPr>
            <w:rFonts w:ascii="Arial" w:hAnsi="Arial" w:cs="Arial"/>
            <w:sz w:val="22"/>
            <w:szCs w:val="22"/>
          </w:rPr>
          <w:t xml:space="preserve"> and ecosystems</w:t>
        </w:r>
      </w:ins>
      <w:ins w:id="351" w:author="Susan Kalisz" w:date="2017-01-30T23:09:00Z">
        <w:r w:rsidR="00995C85" w:rsidRPr="00995C85">
          <w:rPr>
            <w:rFonts w:ascii="Arial" w:hAnsi="Arial" w:cs="Arial"/>
            <w:sz w:val="22"/>
            <w:szCs w:val="22"/>
          </w:rPr>
          <w:t xml:space="preserve"> </w:t>
        </w:r>
      </w:ins>
      <w:ins w:id="352" w:author="Susan Kalisz" w:date="2017-01-30T23:52:00Z">
        <w:r w:rsidR="00E80B63">
          <w:rPr>
            <w:rFonts w:ascii="Arial" w:hAnsi="Arial" w:cs="Arial"/>
            <w:sz w:val="22"/>
            <w:szCs w:val="22"/>
          </w:rPr>
          <w:t>that</w:t>
        </w:r>
      </w:ins>
      <w:ins w:id="353" w:author="Susan Kalisz" w:date="2017-01-30T23:09:00Z">
        <w:r w:rsidR="00995C85">
          <w:rPr>
            <w:rFonts w:ascii="Arial" w:hAnsi="Arial" w:cs="Arial"/>
            <w:sz w:val="22"/>
            <w:szCs w:val="22"/>
          </w:rPr>
          <w:t xml:space="preserve"> provide immersive learning environments. EEB</w:t>
        </w:r>
      </w:ins>
      <w:ins w:id="354" w:author="Susan Kalisz" w:date="2017-01-30T23:10:00Z">
        <w:r w:rsidR="00995C85">
          <w:rPr>
            <w:rFonts w:ascii="Arial" w:hAnsi="Arial" w:cs="Arial"/>
            <w:sz w:val="22"/>
            <w:szCs w:val="22"/>
          </w:rPr>
          <w:t>-led</w:t>
        </w:r>
      </w:ins>
      <w:ins w:id="355" w:author="Susan Kalisz" w:date="2017-01-30T23:09:00Z">
        <w:r w:rsidR="00995C85">
          <w:rPr>
            <w:rFonts w:ascii="Arial" w:hAnsi="Arial" w:cs="Arial"/>
            <w:sz w:val="22"/>
            <w:szCs w:val="22"/>
          </w:rPr>
          <w:t xml:space="preserve">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 for mini-term 2017</w:t>
        </w:r>
      </w:ins>
      <w:ins w:id="356" w:author="Susan Kalisz" w:date="2017-01-30T23:52:00Z">
        <w:r w:rsidR="00E80B63">
          <w:rPr>
            <w:rFonts w:ascii="Arial" w:hAnsi="Arial" w:cs="Arial"/>
            <w:sz w:val="22"/>
            <w:szCs w:val="22"/>
          </w:rPr>
          <w:t>)</w:t>
        </w:r>
      </w:ins>
      <w:ins w:id="357" w:author="Susan Kalisz" w:date="2017-01-30T23:09:00Z">
        <w:r w:rsidR="00E80B63">
          <w:rPr>
            <w:rFonts w:ascii="Arial" w:hAnsi="Arial" w:cs="Arial"/>
            <w:sz w:val="22"/>
            <w:szCs w:val="22"/>
          </w:rPr>
          <w:t xml:space="preserve"> that</w:t>
        </w:r>
        <w:r w:rsidR="00995C85">
          <w:rPr>
            <w:rFonts w:ascii="Arial" w:hAnsi="Arial" w:cs="Arial"/>
            <w:sz w:val="22"/>
            <w:szCs w:val="22"/>
          </w:rPr>
          <w:t xml:space="preserve"> will </w:t>
        </w:r>
      </w:ins>
      <w:ins w:id="358" w:author="Susan Kalisz" w:date="2017-01-30T23:52:00Z">
        <w:r w:rsidR="00E80B63">
          <w:rPr>
            <w:rFonts w:ascii="Arial" w:hAnsi="Arial" w:cs="Arial"/>
            <w:sz w:val="22"/>
            <w:szCs w:val="22"/>
          </w:rPr>
          <w:t>leverage</w:t>
        </w:r>
      </w:ins>
      <w:ins w:id="359" w:author="Susan Kalisz" w:date="2017-01-30T23:09:00Z">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ins>
      <w:ins w:id="360" w:author="Susan Kalisz" w:date="2017-01-30T23:53:00Z">
        <w:r w:rsidR="00E80B63" w:rsidRPr="00307764">
          <w:rPr>
            <w:rFonts w:ascii="Arial" w:hAnsi="Arial" w:cs="Arial"/>
            <w:sz w:val="22"/>
            <w:szCs w:val="22"/>
          </w:rPr>
          <w:t xml:space="preserve"> </w:t>
        </w:r>
      </w:ins>
      <w:ins w:id="361" w:author="Susan Kalisz" w:date="2017-01-30T23:11:00Z">
        <w:r w:rsidR="00995C85" w:rsidRPr="00307764">
          <w:rPr>
            <w:rFonts w:ascii="Arial" w:hAnsi="Arial" w:cs="Arial"/>
            <w:sz w:val="22"/>
            <w:szCs w:val="22"/>
          </w:rPr>
          <w:t>Our natural history</w:t>
        </w:r>
      </w:ins>
      <w:ins w:id="362" w:author="Susan Kalisz" w:date="2017-01-30T23:09:00Z">
        <w:r w:rsidR="00995C85" w:rsidRPr="00F07754">
          <w:rPr>
            <w:rFonts w:ascii="Arial" w:hAnsi="Arial" w:cs="Arial"/>
            <w:sz w:val="22"/>
            <w:szCs w:val="22"/>
          </w:rPr>
          <w:t xml:space="preserve"> courses constitute a key area of biodiversity training that is lacking in most graduate programs. </w:t>
        </w:r>
      </w:ins>
    </w:p>
    <w:p w14:paraId="0F20B699" w14:textId="7C22B333" w:rsidR="00100CD9" w:rsidRDefault="00E80B63" w:rsidP="00E80B63">
      <w:pPr>
        <w:ind w:firstLine="720"/>
        <w:rPr>
          <w:rFonts w:ascii="Arial" w:hAnsi="Arial" w:cs="Arial"/>
          <w:sz w:val="22"/>
          <w:szCs w:val="22"/>
        </w:rPr>
      </w:pPr>
      <w:ins w:id="363" w:author="Susan Kalisz" w:date="2017-01-30T23:53:00Z">
        <w:r w:rsidRPr="00307764">
          <w:rPr>
            <w:rFonts w:ascii="Arial" w:hAnsi="Arial" w:cs="Arial"/>
            <w:sz w:val="22"/>
            <w:szCs w:val="22"/>
          </w:rPr>
          <w:t xml:space="preserve">The value of our </w:t>
        </w:r>
      </w:ins>
      <w:ins w:id="364" w:author="Susan Kalisz" w:date="2017-01-30T23:08:00Z">
        <w:r w:rsidR="00995C85" w:rsidRPr="00307764">
          <w:rPr>
            <w:rFonts w:ascii="Arial" w:hAnsi="Arial" w:cs="Arial"/>
            <w:sz w:val="22"/>
            <w:szCs w:val="22"/>
          </w:rPr>
          <w:t xml:space="preserve">courses </w:t>
        </w:r>
      </w:ins>
      <w:ins w:id="365" w:author="Susan Kalisz" w:date="2017-01-30T23:54:00Z">
        <w:r w:rsidRPr="00307764">
          <w:rPr>
            <w:rFonts w:ascii="Arial" w:hAnsi="Arial" w:cs="Arial"/>
            <w:sz w:val="22"/>
            <w:szCs w:val="22"/>
          </w:rPr>
          <w:t xml:space="preserve">to training </w:t>
        </w:r>
        <w:proofErr w:type="spellStart"/>
        <w:r w:rsidRPr="00307764">
          <w:rPr>
            <w:rFonts w:ascii="Arial" w:hAnsi="Arial" w:cs="Arial"/>
            <w:sz w:val="22"/>
            <w:szCs w:val="22"/>
          </w:rPr>
          <w:t>NextGen</w:t>
        </w:r>
        <w:proofErr w:type="spellEnd"/>
        <w:r w:rsidRPr="00307764">
          <w:rPr>
            <w:rFonts w:ascii="Arial" w:hAnsi="Arial" w:cs="Arial"/>
            <w:sz w:val="22"/>
            <w:szCs w:val="22"/>
          </w:rPr>
          <w:t xml:space="preserve"> biodiversity experts </w:t>
        </w:r>
      </w:ins>
      <w:ins w:id="366" w:author="Susan Kalisz" w:date="2017-01-30T23:08:00Z">
        <w:r w:rsidR="00995C85" w:rsidRPr="00307764">
          <w:rPr>
            <w:rFonts w:ascii="Arial" w:hAnsi="Arial" w:cs="Arial"/>
            <w:sz w:val="22"/>
            <w:szCs w:val="22"/>
          </w:rPr>
          <w:t xml:space="preserve">are </w:t>
        </w:r>
      </w:ins>
      <w:ins w:id="367" w:author="Susan Kalisz" w:date="2017-01-30T23:54:00Z">
        <w:r w:rsidR="00B623B4" w:rsidRPr="00307764">
          <w:rPr>
            <w:rFonts w:ascii="Arial" w:hAnsi="Arial" w:cs="Arial"/>
            <w:sz w:val="22"/>
            <w:szCs w:val="22"/>
          </w:rPr>
          <w:t>clear</w:t>
        </w:r>
      </w:ins>
      <w:ins w:id="368" w:author="Susan Kalisz" w:date="2017-01-31T22:48:00Z">
        <w:r w:rsidR="001829AB">
          <w:rPr>
            <w:rFonts w:ascii="Arial" w:hAnsi="Arial" w:cs="Arial"/>
            <w:sz w:val="22"/>
            <w:szCs w:val="22"/>
          </w:rPr>
          <w:t xml:space="preserve"> from </w:t>
        </w:r>
      </w:ins>
      <w:ins w:id="369" w:author="Susan Kalisz" w:date="2017-01-31T22:49:00Z">
        <w:r w:rsidR="001829AB">
          <w:rPr>
            <w:rFonts w:ascii="Arial" w:hAnsi="Arial" w:cs="Arial"/>
            <w:sz w:val="22"/>
            <w:szCs w:val="22"/>
          </w:rPr>
          <w:t xml:space="preserve">the </w:t>
        </w:r>
      </w:ins>
      <w:ins w:id="370" w:author="Susan Kalisz" w:date="2017-01-31T22:48:00Z">
        <w:r w:rsidR="001829AB">
          <w:rPr>
            <w:rFonts w:ascii="Arial" w:hAnsi="Arial" w:cs="Arial"/>
            <w:sz w:val="22"/>
            <w:szCs w:val="22"/>
          </w:rPr>
          <w:t>participation by NGO and government agencies employees</w:t>
        </w:r>
      </w:ins>
      <w:ins w:id="371" w:author="Susan Kalisz" w:date="2017-01-30T23:54:00Z">
        <w:r w:rsidR="00B623B4" w:rsidRPr="001829AB">
          <w:rPr>
            <w:rFonts w:ascii="Arial" w:hAnsi="Arial" w:cs="Arial"/>
            <w:sz w:val="22"/>
            <w:szCs w:val="22"/>
          </w:rPr>
          <w:t xml:space="preserve">. </w:t>
        </w:r>
      </w:ins>
      <w:ins w:id="372" w:author="Susan Kalisz" w:date="2017-01-31T21:04:00Z">
        <w:r w:rsidR="007C7E77" w:rsidRPr="001829AB">
          <w:rPr>
            <w:rFonts w:ascii="Arial" w:hAnsi="Arial" w:cs="Arial"/>
            <w:sz w:val="22"/>
            <w:szCs w:val="22"/>
          </w:rPr>
          <w:t>For example, i</w:t>
        </w:r>
      </w:ins>
      <w:ins w:id="373" w:author="Susan Kalisz" w:date="2017-01-30T23:54:00Z">
        <w:r w:rsidRPr="001829AB">
          <w:rPr>
            <w:rFonts w:ascii="Arial" w:hAnsi="Arial" w:cs="Arial"/>
            <w:sz w:val="22"/>
            <w:szCs w:val="22"/>
          </w:rPr>
          <w:t xml:space="preserve">n the last two semesters, </w:t>
        </w:r>
      </w:ins>
      <w:ins w:id="374" w:author="Susan Kalisz" w:date="2017-01-30T23:56:00Z">
        <w:r w:rsidR="00B623B4" w:rsidRPr="001829AB">
          <w:rPr>
            <w:rFonts w:ascii="Arial" w:hAnsi="Arial" w:cs="Arial"/>
            <w:sz w:val="22"/>
            <w:szCs w:val="22"/>
          </w:rPr>
          <w:t xml:space="preserve">a total of </w:t>
        </w:r>
      </w:ins>
      <w:ins w:id="375" w:author="Susan Kalisz" w:date="2017-02-02T20:35:00Z">
        <w:r w:rsidR="009A1961">
          <w:rPr>
            <w:rFonts w:ascii="Arial" w:hAnsi="Arial" w:cs="Arial"/>
            <w:sz w:val="22"/>
            <w:szCs w:val="22"/>
          </w:rPr>
          <w:t xml:space="preserve">nine </w:t>
        </w:r>
      </w:ins>
      <w:ins w:id="376" w:author="Susan Kalisz" w:date="2017-01-30T23:54:00Z">
        <w:r w:rsidRPr="001829AB">
          <w:rPr>
            <w:rFonts w:ascii="Arial" w:hAnsi="Arial" w:cs="Arial"/>
            <w:sz w:val="22"/>
            <w:szCs w:val="22"/>
          </w:rPr>
          <w:t xml:space="preserve">students </w:t>
        </w:r>
      </w:ins>
      <w:ins w:id="377" w:author="Susan Kalisz" w:date="2017-01-31T22:14:00Z">
        <w:r w:rsidR="00307764" w:rsidRPr="001829AB">
          <w:rPr>
            <w:rFonts w:ascii="Arial" w:hAnsi="Arial" w:cs="Arial"/>
            <w:sz w:val="22"/>
            <w:szCs w:val="22"/>
          </w:rPr>
          <w:t>attended</w:t>
        </w:r>
      </w:ins>
      <w:ins w:id="378" w:author="Susan Kalisz" w:date="2017-01-30T23:56:00Z">
        <w:r w:rsidR="00307764" w:rsidRPr="001829AB">
          <w:rPr>
            <w:rFonts w:ascii="Arial" w:hAnsi="Arial" w:cs="Arial"/>
            <w:sz w:val="22"/>
            <w:szCs w:val="22"/>
          </w:rPr>
          <w:t xml:space="preserve"> </w:t>
        </w:r>
      </w:ins>
      <w:ins w:id="379" w:author="Susan Kalisz" w:date="2017-02-02T20:35:00Z">
        <w:r w:rsidR="009A1961">
          <w:rPr>
            <w:rFonts w:ascii="Arial" w:hAnsi="Arial" w:cs="Arial"/>
            <w:sz w:val="22"/>
            <w:szCs w:val="22"/>
          </w:rPr>
          <w:t>three EEB</w:t>
        </w:r>
      </w:ins>
      <w:ins w:id="380" w:author="Susan Kalisz" w:date="2017-01-30T23:57:00Z">
        <w:r w:rsidR="00B623B4" w:rsidRPr="001829AB">
          <w:rPr>
            <w:rFonts w:ascii="Arial" w:hAnsi="Arial" w:cs="Arial"/>
            <w:sz w:val="22"/>
            <w:szCs w:val="22"/>
          </w:rPr>
          <w:t xml:space="preserve"> courses (</w:t>
        </w:r>
      </w:ins>
      <w:ins w:id="381" w:author="Susan Kalisz" w:date="2017-01-30T23:56:00Z">
        <w:r w:rsidR="00B623B4" w:rsidRPr="001829AB">
          <w:rPr>
            <w:rFonts w:ascii="Arial" w:hAnsi="Arial" w:cs="Arial"/>
            <w:sz w:val="22"/>
            <w:szCs w:val="22"/>
          </w:rPr>
          <w:t>Ecology and Diversity of Fishes</w:t>
        </w:r>
      </w:ins>
      <w:ins w:id="382" w:author="Susan Kalisz" w:date="2017-01-30T23:08:00Z">
        <w:r w:rsidR="00B623B4" w:rsidRPr="001829AB">
          <w:rPr>
            <w:rFonts w:ascii="Arial" w:hAnsi="Arial" w:cs="Arial"/>
            <w:sz w:val="22"/>
            <w:szCs w:val="22"/>
          </w:rPr>
          <w:t xml:space="preserve">; </w:t>
        </w:r>
      </w:ins>
      <w:ins w:id="383" w:author="Susan Kalisz" w:date="2017-02-02T20:36:00Z">
        <w:r w:rsidR="009A1961">
          <w:rPr>
            <w:rFonts w:ascii="Arial" w:hAnsi="Arial" w:cs="Arial"/>
            <w:sz w:val="22"/>
            <w:szCs w:val="22"/>
          </w:rPr>
          <w:t xml:space="preserve">Environmental Toxicology; </w:t>
        </w:r>
      </w:ins>
      <w:ins w:id="384" w:author="Susan Kalisz" w:date="2017-01-30T23:08:00Z">
        <w:r w:rsidR="00B623B4" w:rsidRPr="001829AB">
          <w:rPr>
            <w:rFonts w:ascii="Arial" w:hAnsi="Arial" w:cs="Arial"/>
            <w:sz w:val="22"/>
            <w:szCs w:val="22"/>
          </w:rPr>
          <w:t xml:space="preserve">Aquatic Insects) </w:t>
        </w:r>
      </w:ins>
      <w:ins w:id="385" w:author="Susan Kalisz" w:date="2017-01-31T22:15:00Z">
        <w:r w:rsidR="00307764" w:rsidRPr="001829AB">
          <w:rPr>
            <w:rFonts w:ascii="Arial" w:hAnsi="Arial" w:cs="Arial"/>
            <w:sz w:val="22"/>
            <w:szCs w:val="22"/>
          </w:rPr>
          <w:t>and a</w:t>
        </w:r>
      </w:ins>
      <w:ins w:id="386" w:author="Susan Kalisz" w:date="2017-01-30T23:08:00Z">
        <w:r w:rsidR="00B623B4" w:rsidRPr="001829AB">
          <w:rPr>
            <w:rFonts w:ascii="Arial" w:hAnsi="Arial" w:cs="Arial"/>
            <w:sz w:val="22"/>
            <w:szCs w:val="22"/>
          </w:rPr>
          <w:t xml:space="preserve">re </w:t>
        </w:r>
      </w:ins>
      <w:ins w:id="387" w:author="Susan Kalisz" w:date="2017-01-30T23:57:00Z">
        <w:r w:rsidR="00B623B4" w:rsidRPr="001829AB">
          <w:rPr>
            <w:rFonts w:ascii="Arial" w:hAnsi="Arial" w:cs="Arial"/>
            <w:sz w:val="22"/>
            <w:szCs w:val="22"/>
          </w:rPr>
          <w:t xml:space="preserve">employees </w:t>
        </w:r>
      </w:ins>
      <w:ins w:id="388" w:author="Susan Kalisz" w:date="2017-01-30T23:58:00Z">
        <w:r w:rsidR="00B623B4" w:rsidRPr="001829AB">
          <w:rPr>
            <w:rFonts w:ascii="Arial" w:hAnsi="Arial" w:cs="Arial"/>
            <w:sz w:val="22"/>
            <w:szCs w:val="22"/>
          </w:rPr>
          <w:t>of</w:t>
        </w:r>
      </w:ins>
      <w:ins w:id="389" w:author="Susan Kalisz" w:date="2017-01-30T23:08:00Z">
        <w:r w:rsidR="00B623B4" w:rsidRPr="001829AB">
          <w:rPr>
            <w:rFonts w:ascii="Arial" w:hAnsi="Arial" w:cs="Arial"/>
            <w:sz w:val="22"/>
            <w:szCs w:val="22"/>
          </w:rPr>
          <w:t xml:space="preserve"> </w:t>
        </w:r>
      </w:ins>
      <w:ins w:id="390" w:author="Susan Kalisz" w:date="2017-01-30T23:57:00Z">
        <w:r w:rsidR="00B623B4" w:rsidRPr="001829AB">
          <w:rPr>
            <w:rFonts w:ascii="Arial" w:hAnsi="Arial" w:cs="Arial"/>
            <w:sz w:val="22"/>
            <w:szCs w:val="22"/>
          </w:rPr>
          <w:t xml:space="preserve">the Tennessee </w:t>
        </w:r>
      </w:ins>
      <w:ins w:id="391" w:author="Susan Kalisz" w:date="2017-01-30T23:58:00Z">
        <w:r w:rsidR="00B623B4" w:rsidRPr="001829AB">
          <w:rPr>
            <w:rFonts w:ascii="Arial" w:hAnsi="Arial" w:cs="Arial"/>
            <w:sz w:val="22"/>
            <w:szCs w:val="22"/>
          </w:rPr>
          <w:t>Valley Authority</w:t>
        </w:r>
      </w:ins>
      <w:ins w:id="392" w:author="Susan Kalisz" w:date="2017-01-31T22:14:00Z">
        <w:r w:rsidR="00307764" w:rsidRPr="001829AB">
          <w:rPr>
            <w:rFonts w:ascii="Arial" w:hAnsi="Arial" w:cs="Arial"/>
            <w:sz w:val="22"/>
            <w:szCs w:val="22"/>
          </w:rPr>
          <w:t xml:space="preserve"> (2)</w:t>
        </w:r>
      </w:ins>
      <w:ins w:id="393" w:author="Susan Kalisz" w:date="2017-01-30T23:58:00Z">
        <w:r w:rsidR="00B623B4" w:rsidRPr="001829AB">
          <w:rPr>
            <w:rFonts w:ascii="Arial" w:hAnsi="Arial" w:cs="Arial"/>
            <w:sz w:val="22"/>
            <w:szCs w:val="22"/>
          </w:rPr>
          <w:t xml:space="preserve">, </w:t>
        </w:r>
      </w:ins>
      <w:ins w:id="394" w:author="Susan Kalisz" w:date="2017-01-31T21:05:00Z">
        <w:r w:rsidR="007C7E77" w:rsidRPr="001829AB">
          <w:rPr>
            <w:rFonts w:ascii="Arial" w:hAnsi="Arial" w:cs="Arial"/>
            <w:sz w:val="22"/>
            <w:szCs w:val="22"/>
          </w:rPr>
          <w:t>Tenne</w:t>
        </w:r>
      </w:ins>
      <w:ins w:id="395" w:author="Susan Kalisz" w:date="2017-01-31T21:07:00Z">
        <w:r w:rsidR="00BC56D8" w:rsidRPr="001829AB">
          <w:rPr>
            <w:rFonts w:ascii="Arial" w:hAnsi="Arial" w:cs="Arial"/>
            <w:sz w:val="22"/>
            <w:szCs w:val="22"/>
          </w:rPr>
          <w:t>s</w:t>
        </w:r>
      </w:ins>
      <w:ins w:id="396" w:author="Susan Kalisz" w:date="2017-01-31T21:05:00Z">
        <w:r w:rsidR="007C7E77" w:rsidRPr="001829AB">
          <w:rPr>
            <w:rFonts w:ascii="Arial" w:hAnsi="Arial" w:cs="Arial"/>
            <w:sz w:val="22"/>
            <w:szCs w:val="22"/>
          </w:rPr>
          <w:t xml:space="preserve">see Department of Environment and Conservation, </w:t>
        </w:r>
      </w:ins>
      <w:ins w:id="397" w:author="Susan Kalisz" w:date="2017-01-31T21:06:00Z">
        <w:r w:rsidR="007C7E77" w:rsidRPr="003562E0">
          <w:rPr>
            <w:rFonts w:ascii="Arial" w:eastAsia="Times New Roman" w:hAnsi="Arial" w:cs="Arial"/>
            <w:color w:val="000000"/>
            <w:sz w:val="22"/>
            <w:szCs w:val="22"/>
          </w:rPr>
          <w:t xml:space="preserve">Conservation Fisheries, </w:t>
        </w:r>
      </w:ins>
      <w:ins w:id="398" w:author="Susan Kalisz" w:date="2017-02-02T20:36:00Z">
        <w:r w:rsidR="009A1961">
          <w:rPr>
            <w:rFonts w:ascii="Arial" w:eastAsia="Times New Roman" w:hAnsi="Arial" w:cs="Arial"/>
            <w:color w:val="000000"/>
            <w:sz w:val="22"/>
            <w:szCs w:val="22"/>
          </w:rPr>
          <w:t>Oak Ridge National Laboratory (ORNL) (</w:t>
        </w:r>
      </w:ins>
      <w:ins w:id="399" w:author="Susan Kalisz" w:date="2017-02-02T20:37:00Z">
        <w:r w:rsidR="009A1961">
          <w:rPr>
            <w:rFonts w:ascii="Arial" w:eastAsia="Times New Roman" w:hAnsi="Arial" w:cs="Arial"/>
            <w:color w:val="000000"/>
            <w:sz w:val="22"/>
            <w:szCs w:val="22"/>
          </w:rPr>
          <w:t>3</w:t>
        </w:r>
      </w:ins>
      <w:ins w:id="400" w:author="Susan Kalisz" w:date="2017-02-02T20:36:00Z">
        <w:r w:rsidR="009A1961">
          <w:rPr>
            <w:rFonts w:ascii="Arial" w:eastAsia="Times New Roman" w:hAnsi="Arial" w:cs="Arial"/>
            <w:color w:val="000000"/>
            <w:sz w:val="22"/>
            <w:szCs w:val="22"/>
          </w:rPr>
          <w:t xml:space="preserve">), </w:t>
        </w:r>
      </w:ins>
      <w:ins w:id="401" w:author="Susan Kalisz" w:date="2017-01-31T21:06:00Z">
        <w:r w:rsidR="007C7E77" w:rsidRPr="003562E0">
          <w:rPr>
            <w:rFonts w:ascii="Arial" w:eastAsia="Times New Roman" w:hAnsi="Arial" w:cs="Arial"/>
            <w:color w:val="000000"/>
            <w:sz w:val="22"/>
            <w:szCs w:val="22"/>
          </w:rPr>
          <w:t xml:space="preserve">and </w:t>
        </w:r>
      </w:ins>
      <w:ins w:id="402" w:author="Susan Kalisz" w:date="2017-01-30T23:08:00Z">
        <w:r w:rsidR="007C7E77" w:rsidRPr="00307764">
          <w:rPr>
            <w:rFonts w:ascii="Arial" w:hAnsi="Arial" w:cs="Arial"/>
            <w:sz w:val="22"/>
            <w:szCs w:val="22"/>
          </w:rPr>
          <w:t>private consulting firms</w:t>
        </w:r>
      </w:ins>
      <w:ins w:id="403" w:author="Susan Kalisz" w:date="2017-01-31T22:14:00Z">
        <w:r w:rsidR="00307764" w:rsidRPr="00307764">
          <w:rPr>
            <w:rFonts w:ascii="Arial" w:hAnsi="Arial" w:cs="Arial"/>
            <w:sz w:val="22"/>
            <w:szCs w:val="22"/>
          </w:rPr>
          <w:t xml:space="preserve"> (2)</w:t>
        </w:r>
      </w:ins>
      <w:ins w:id="404" w:author="Susan Kalisz" w:date="2017-01-29T23:39:00Z">
        <w:r w:rsidR="00091CFA" w:rsidRPr="00F07754">
          <w:rPr>
            <w:rFonts w:ascii="Arial" w:hAnsi="Arial" w:cs="Arial"/>
            <w:sz w:val="22"/>
            <w:szCs w:val="22"/>
          </w:rPr>
          <w:t>.</w:t>
        </w:r>
      </w:ins>
      <w:ins w:id="405" w:author="Susan Kalisz" w:date="2017-01-31T22:51:00Z">
        <w:r w:rsidR="001829AB">
          <w:rPr>
            <w:rFonts w:ascii="Arial" w:hAnsi="Arial" w:cs="Arial"/>
            <w:sz w:val="22"/>
            <w:szCs w:val="22"/>
          </w:rPr>
          <w:t xml:space="preserve"> </w:t>
        </w:r>
      </w:ins>
      <w:ins w:id="406" w:author="Susan Kalisz" w:date="2017-01-31T22:50:00Z">
        <w:r w:rsidR="001829AB">
          <w:rPr>
            <w:rFonts w:ascii="Arial" w:hAnsi="Arial" w:cs="Arial"/>
            <w:sz w:val="22"/>
            <w:szCs w:val="22"/>
          </w:rPr>
          <w:t>New and existing grad courses</w:t>
        </w:r>
      </w:ins>
      <w:ins w:id="407" w:author="Susan Kalisz" w:date="2017-01-31T22:51:00Z">
        <w:r w:rsidR="001829AB">
          <w:rPr>
            <w:rFonts w:ascii="Arial" w:hAnsi="Arial" w:cs="Arial"/>
            <w:sz w:val="22"/>
            <w:szCs w:val="22"/>
          </w:rPr>
          <w:t xml:space="preserve"> in this NRT program will stimulate interaction across agencies and UT.</w:t>
        </w:r>
      </w:ins>
      <w:ins w:id="408" w:author="Susan Kalisz" w:date="2017-01-31T22:50:00Z">
        <w:r w:rsidR="001829AB">
          <w:rPr>
            <w:rFonts w:ascii="Arial" w:hAnsi="Arial" w:cs="Arial"/>
            <w:sz w:val="22"/>
            <w:szCs w:val="22"/>
          </w:rPr>
          <w:t xml:space="preserve"> </w:t>
        </w:r>
      </w:ins>
    </w:p>
    <w:p w14:paraId="2620703E" w14:textId="77777777" w:rsidR="007C7E77" w:rsidRDefault="007C7E77" w:rsidP="003562E0">
      <w:pPr>
        <w:rPr>
          <w:ins w:id="409" w:author="Susan Kalisz" w:date="2017-01-30T07:50:00Z"/>
          <w:rFonts w:ascii="Arial" w:hAnsi="Arial" w:cs="Arial"/>
          <w:b/>
          <w:i/>
          <w:sz w:val="22"/>
          <w:szCs w:val="22"/>
          <w:u w:val="single"/>
        </w:rPr>
      </w:pPr>
    </w:p>
    <w:p w14:paraId="6A6CB239" w14:textId="1D40DBB6" w:rsidR="00C36A0A" w:rsidRPr="003562E0" w:rsidRDefault="00122C5F" w:rsidP="003562E0">
      <w:pPr>
        <w:rPr>
          <w:rFonts w:ascii="Arial" w:hAnsi="Arial" w:cs="Arial"/>
          <w:b/>
          <w:i/>
          <w:sz w:val="22"/>
          <w:szCs w:val="22"/>
          <w:u w:val="single"/>
        </w:rPr>
      </w:pPr>
      <w:ins w:id="410" w:author="Pound, Sharon Sweetser" w:date="2017-01-27T10:49:00Z">
        <w:r w:rsidRPr="00F225F4">
          <w:rPr>
            <w:rFonts w:ascii="Arial" w:hAnsi="Arial" w:cs="Arial"/>
            <w:b/>
            <w:i/>
            <w:sz w:val="22"/>
            <w:szCs w:val="22"/>
            <w:highlight w:val="cyan"/>
            <w:u w:val="single"/>
          </w:rPr>
          <w:t>W</w:t>
        </w:r>
      </w:ins>
      <w:r w:rsidR="00C36A0A" w:rsidRPr="00F225F4">
        <w:rPr>
          <w:rFonts w:ascii="Arial" w:hAnsi="Arial" w:cs="Arial"/>
          <w:b/>
          <w:i/>
          <w:sz w:val="22"/>
          <w:szCs w:val="22"/>
          <w:highlight w:val="cyan"/>
          <w:u w:val="single"/>
        </w:rPr>
        <w:t>orkshops</w:t>
      </w:r>
    </w:p>
    <w:p w14:paraId="64D21F4A" w14:textId="25EFC4E4" w:rsidR="00C36A0A" w:rsidRDefault="00575587" w:rsidP="00575587">
      <w:pPr>
        <w:ind w:firstLine="720"/>
        <w:rPr>
          <w:rFonts w:ascii="Arial" w:hAnsi="Arial" w:cs="Arial"/>
          <w:sz w:val="22"/>
          <w:szCs w:val="22"/>
        </w:rPr>
      </w:pPr>
      <w:r w:rsidRPr="001B2B09">
        <w:rPr>
          <w:rFonts w:ascii="Arial" w:hAnsi="Arial" w:cs="Arial"/>
          <w:sz w:val="22"/>
          <w:szCs w:val="22"/>
        </w:rPr>
        <w:t>Each year</w:t>
      </w:r>
      <w:r w:rsidR="00D21BA4">
        <w:rPr>
          <w:rFonts w:ascii="Arial" w:hAnsi="Arial" w:cs="Arial"/>
          <w:sz w:val="22"/>
          <w:szCs w:val="22"/>
        </w:rPr>
        <w:t>,</w:t>
      </w:r>
      <w:r w:rsidRPr="001B2B09">
        <w:rPr>
          <w:rFonts w:ascii="Arial" w:hAnsi="Arial" w:cs="Arial"/>
          <w:sz w:val="22"/>
          <w:szCs w:val="22"/>
        </w:rPr>
        <w:t xml:space="preserve"> trainees will have access </w:t>
      </w:r>
      <w:r w:rsidRPr="00DD7520">
        <w:rPr>
          <w:rFonts w:ascii="Arial" w:hAnsi="Arial" w:cs="Arial"/>
          <w:sz w:val="22"/>
          <w:szCs w:val="22"/>
        </w:rPr>
        <w:t>to workshops</w:t>
      </w:r>
      <w:r>
        <w:rPr>
          <w:rFonts w:ascii="Arial" w:hAnsi="Arial" w:cs="Arial"/>
          <w:b/>
          <w:sz w:val="22"/>
          <w:szCs w:val="22"/>
        </w:rPr>
        <w:t xml:space="preserve"> </w:t>
      </w:r>
      <w:ins w:id="411" w:author="Susan Kalisz" w:date="2017-01-29T22:47:00Z">
        <w:r w:rsidR="00084755">
          <w:rPr>
            <w:rFonts w:ascii="Arial" w:hAnsi="Arial" w:cs="Arial"/>
            <w:sz w:val="22"/>
            <w:szCs w:val="22"/>
          </w:rPr>
          <w:t>organized as</w:t>
        </w:r>
      </w:ins>
      <w:r w:rsidRPr="004544F4">
        <w:rPr>
          <w:rFonts w:ascii="Arial" w:hAnsi="Arial" w:cs="Arial"/>
          <w:sz w:val="22"/>
          <w:szCs w:val="22"/>
        </w:rPr>
        <w:t xml:space="preserve"> </w:t>
      </w:r>
      <w:r w:rsidR="0017377C">
        <w:rPr>
          <w:rFonts w:ascii="Arial" w:hAnsi="Arial" w:cs="Arial"/>
          <w:sz w:val="22"/>
          <w:szCs w:val="22"/>
        </w:rPr>
        <w:t xml:space="preserve">two to three </w:t>
      </w:r>
      <w:r w:rsidRPr="001B2B09">
        <w:rPr>
          <w:rFonts w:ascii="Arial" w:hAnsi="Arial" w:cs="Arial"/>
          <w:sz w:val="22"/>
          <w:szCs w:val="22"/>
        </w:rPr>
        <w:t>day</w:t>
      </w:r>
      <w:r>
        <w:rPr>
          <w:rFonts w:ascii="Arial" w:hAnsi="Arial" w:cs="Arial"/>
          <w:sz w:val="22"/>
          <w:szCs w:val="22"/>
        </w:rPr>
        <w:t>s</w:t>
      </w:r>
      <w:r w:rsidRPr="001B2B09">
        <w:rPr>
          <w:rFonts w:ascii="Arial" w:hAnsi="Arial" w:cs="Arial"/>
          <w:sz w:val="22"/>
          <w:szCs w:val="22"/>
        </w:rPr>
        <w:t xml:space="preserve"> </w:t>
      </w:r>
      <w:r>
        <w:rPr>
          <w:rFonts w:ascii="Arial" w:hAnsi="Arial" w:cs="Arial"/>
          <w:sz w:val="22"/>
          <w:szCs w:val="22"/>
        </w:rPr>
        <w:t xml:space="preserve">of </w:t>
      </w:r>
      <w:r w:rsidRPr="001B2B09">
        <w:rPr>
          <w:rFonts w:ascii="Arial" w:hAnsi="Arial" w:cs="Arial"/>
          <w:sz w:val="22"/>
          <w:szCs w:val="22"/>
        </w:rPr>
        <w:t xml:space="preserve">intensive </w:t>
      </w:r>
      <w:r w:rsidRPr="00453CE4">
        <w:rPr>
          <w:rFonts w:ascii="Arial" w:hAnsi="Arial" w:cs="Arial"/>
          <w:sz w:val="22"/>
          <w:szCs w:val="22"/>
        </w:rPr>
        <w:t>learning</w:t>
      </w:r>
      <w:ins w:id="412" w:author="Susan Kalisz" w:date="2017-01-29T22:47:00Z">
        <w:r w:rsidR="00084755">
          <w:rPr>
            <w:rFonts w:ascii="Arial" w:hAnsi="Arial" w:cs="Arial"/>
            <w:sz w:val="22"/>
            <w:szCs w:val="22"/>
          </w:rPr>
          <w:t xml:space="preserve"> </w:t>
        </w:r>
      </w:ins>
      <w:ins w:id="413" w:author="Susan Kalisz" w:date="2017-02-02T20:37:00Z">
        <w:r w:rsidR="009A1961">
          <w:rPr>
            <w:rFonts w:ascii="Arial" w:hAnsi="Arial" w:cs="Arial"/>
            <w:sz w:val="22"/>
            <w:szCs w:val="22"/>
          </w:rPr>
          <w:t>involving</w:t>
        </w:r>
      </w:ins>
      <w:ins w:id="414" w:author="Susan Kalisz" w:date="2017-01-29T22:47:00Z">
        <w:r w:rsidR="00084755">
          <w:rPr>
            <w:rFonts w:ascii="Arial" w:hAnsi="Arial" w:cs="Arial"/>
            <w:sz w:val="22"/>
            <w:szCs w:val="22"/>
          </w:rPr>
          <w:t xml:space="preserve"> </w:t>
        </w:r>
      </w:ins>
      <w:r>
        <w:rPr>
          <w:rFonts w:ascii="Arial" w:hAnsi="Arial" w:cs="Arial"/>
          <w:sz w:val="22"/>
          <w:szCs w:val="22"/>
        </w:rPr>
        <w:t>both lecture and practical exercises</w:t>
      </w:r>
      <w:r w:rsidRPr="004544F4">
        <w:rPr>
          <w:rFonts w:ascii="Arial" w:hAnsi="Arial" w:cs="Arial"/>
          <w:sz w:val="22"/>
          <w:szCs w:val="22"/>
        </w:rPr>
        <w:t xml:space="preserve">. The workshops </w:t>
      </w:r>
      <w:ins w:id="415" w:author="Susan Kalisz" w:date="2017-01-29T22:50:00Z">
        <w:r w:rsidR="00084755">
          <w:rPr>
            <w:rFonts w:ascii="Arial" w:hAnsi="Arial" w:cs="Arial"/>
            <w:sz w:val="22"/>
            <w:szCs w:val="22"/>
          </w:rPr>
          <w:t>will cover areas of technology training, communication</w:t>
        </w:r>
      </w:ins>
      <w:ins w:id="416" w:author="Susan Kalisz" w:date="2017-01-29T22:51:00Z">
        <w:r w:rsidR="00084755">
          <w:rPr>
            <w:rFonts w:ascii="Arial" w:hAnsi="Arial" w:cs="Arial"/>
            <w:sz w:val="22"/>
            <w:szCs w:val="22"/>
          </w:rPr>
          <w:t>, and modeling</w:t>
        </w:r>
      </w:ins>
      <w:ins w:id="417" w:author="Susan Kalisz" w:date="2017-01-29T23:03:00Z">
        <w:r w:rsidR="001B5FF9">
          <w:rPr>
            <w:rFonts w:ascii="Arial" w:hAnsi="Arial" w:cs="Arial"/>
            <w:sz w:val="22"/>
            <w:szCs w:val="22"/>
          </w:rPr>
          <w:t>/analysis</w:t>
        </w:r>
      </w:ins>
      <w:ins w:id="418" w:author="Susan Kalisz" w:date="2017-01-29T22:51:00Z">
        <w:r w:rsidR="00084755">
          <w:rPr>
            <w:rFonts w:ascii="Arial" w:hAnsi="Arial" w:cs="Arial"/>
            <w:sz w:val="22"/>
            <w:szCs w:val="22"/>
          </w:rPr>
          <w:t xml:space="preserve">. </w:t>
        </w:r>
      </w:ins>
    </w:p>
    <w:p w14:paraId="1D7B4C32" w14:textId="679CC01E" w:rsidR="00C36A0A" w:rsidRDefault="001B5FF9" w:rsidP="00575587">
      <w:pPr>
        <w:ind w:firstLine="720"/>
        <w:rPr>
          <w:rFonts w:ascii="Arial" w:hAnsi="Arial" w:cs="Arial"/>
          <w:sz w:val="22"/>
          <w:szCs w:val="22"/>
        </w:rPr>
      </w:pPr>
      <w:ins w:id="419" w:author="Susan Kalisz" w:date="2017-01-29T22:59:00Z">
        <w:r w:rsidRPr="00647867">
          <w:rPr>
            <w:rFonts w:ascii="Arial" w:hAnsi="Arial" w:cs="Arial"/>
            <w:i/>
            <w:sz w:val="22"/>
            <w:szCs w:val="22"/>
          </w:rPr>
          <w:t>Technology</w:t>
        </w:r>
        <w:r>
          <w:rPr>
            <w:rFonts w:ascii="Arial" w:hAnsi="Arial" w:cs="Arial"/>
            <w:sz w:val="22"/>
            <w:szCs w:val="22"/>
          </w:rPr>
          <w:t>:</w:t>
        </w:r>
      </w:ins>
      <w:ins w:id="420" w:author="Susan Kalisz" w:date="2017-01-29T22:56:00Z">
        <w:r w:rsidR="000E0B35">
          <w:rPr>
            <w:rFonts w:ascii="Arial" w:hAnsi="Arial" w:cs="Arial"/>
            <w:sz w:val="22"/>
            <w:szCs w:val="22"/>
          </w:rPr>
          <w:t xml:space="preserve"> </w:t>
        </w:r>
      </w:ins>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 xml:space="preserve">based on </w:t>
      </w:r>
      <w:ins w:id="421" w:author="Susan Kalisz" w:date="2017-02-02T20:37:00Z">
        <w:r w:rsidR="009A1961">
          <w:rPr>
            <w:rFonts w:ascii="Arial" w:hAnsi="Arial" w:cs="Arial"/>
            <w:sz w:val="22"/>
            <w:szCs w:val="22"/>
          </w:rPr>
          <w:t xml:space="preserve">his prior </w:t>
        </w:r>
      </w:ins>
      <w:r w:rsidR="00286385">
        <w:rPr>
          <w:rFonts w:ascii="Arial" w:hAnsi="Arial" w:cs="Arial"/>
          <w:sz w:val="22"/>
          <w:szCs w:val="22"/>
        </w:rPr>
        <w:t>tutorials</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xml:space="preserve">.” </w:t>
      </w:r>
      <w:ins w:id="422" w:author="Susan Kalisz" w:date="2017-02-02T20:39:00Z">
        <w:r w:rsidR="009A1961">
          <w:rPr>
            <w:rFonts w:ascii="Arial" w:hAnsi="Arial" w:cs="Arial"/>
            <w:sz w:val="22"/>
            <w:szCs w:val="22"/>
          </w:rPr>
          <w:t xml:space="preserve">Co-PI </w:t>
        </w:r>
        <w:proofErr w:type="spellStart"/>
        <w:r w:rsidR="009A1961">
          <w:rPr>
            <w:rFonts w:ascii="Arial" w:hAnsi="Arial" w:cs="Arial"/>
            <w:sz w:val="22"/>
            <w:szCs w:val="22"/>
          </w:rPr>
          <w:t>Staton</w:t>
        </w:r>
        <w:proofErr w:type="spellEnd"/>
        <w:r w:rsidR="009A1961">
          <w:rPr>
            <w:rFonts w:ascii="Arial" w:hAnsi="Arial" w:cs="Arial"/>
            <w:sz w:val="22"/>
            <w:szCs w:val="22"/>
          </w:rPr>
          <w:t xml:space="preserve"> will sponsor and co-teach a Data Carpentry workshop each year as well as continuing to offer her two-day next generation sequencing and bioinformatics workshop on </w:t>
        </w:r>
        <w:proofErr w:type="spellStart"/>
        <w:r w:rsidR="009A1961">
          <w:rPr>
            <w:rFonts w:ascii="Arial" w:hAnsi="Arial" w:cs="Arial"/>
            <w:sz w:val="22"/>
            <w:szCs w:val="22"/>
          </w:rPr>
          <w:t>RNASeq</w:t>
        </w:r>
        <w:proofErr w:type="spellEnd"/>
        <w:r w:rsidR="009A1961">
          <w:rPr>
            <w:rFonts w:ascii="Arial" w:hAnsi="Arial" w:cs="Arial"/>
            <w:sz w:val="22"/>
            <w:szCs w:val="22"/>
          </w:rPr>
          <w:t xml:space="preserve">. </w:t>
        </w:r>
      </w:ins>
      <w:r w:rsidR="00575587">
        <w:rPr>
          <w:rFonts w:ascii="Arial" w:hAnsi="Arial" w:cs="Arial"/>
          <w:sz w:val="22"/>
          <w:szCs w:val="22"/>
        </w:rPr>
        <w:t xml:space="preserve"> </w:t>
      </w:r>
      <w:proofErr w:type="spellStart"/>
      <w:r w:rsidR="00575587">
        <w:rPr>
          <w:rFonts w:ascii="Arial" w:hAnsi="Arial" w:cs="Arial"/>
          <w:sz w:val="22"/>
          <w:szCs w:val="22"/>
        </w:rPr>
        <w:t>Staton</w:t>
      </w:r>
      <w:proofErr w:type="spellEnd"/>
      <w:r w:rsidR="00575587">
        <w:rPr>
          <w:rFonts w:ascii="Arial" w:hAnsi="Arial" w:cs="Arial"/>
          <w:sz w:val="22"/>
          <w:szCs w:val="22"/>
        </w:rPr>
        <w:t xml:space="preserve"> is a certified instructor in Data Carpentry (Teal 2015), a vetted </w:t>
      </w:r>
      <w:r w:rsidR="0017377C">
        <w:rPr>
          <w:rFonts w:ascii="Arial" w:hAnsi="Arial" w:cs="Arial"/>
          <w:sz w:val="22"/>
          <w:szCs w:val="22"/>
        </w:rPr>
        <w:t>two</w:t>
      </w:r>
      <w:r w:rsidR="00575587">
        <w:rPr>
          <w:rFonts w:ascii="Arial" w:hAnsi="Arial" w:cs="Arial"/>
          <w:sz w:val="22"/>
          <w:szCs w:val="22"/>
        </w:rPr>
        <w:t>-day training curricula utilized worldwide for teaching data analysis and reproducibility principles. Customized curricula are available for ecology, genomics, and geospatial data approaches.</w:t>
      </w:r>
      <w:ins w:id="423" w:author="Susan Kalisz" w:date="2017-01-29T23:13:00Z">
        <w:r w:rsidR="00982B49">
          <w:rPr>
            <w:rFonts w:ascii="Arial" w:hAnsi="Arial" w:cs="Arial"/>
            <w:sz w:val="22"/>
            <w:szCs w:val="22"/>
          </w:rPr>
          <w:t xml:space="preserve"> Additional workshops on the use of drones</w:t>
        </w:r>
      </w:ins>
      <w:ins w:id="424" w:author="Susan Kalisz" w:date="2017-01-29T23:15:00Z">
        <w:r w:rsidR="00982B49">
          <w:rPr>
            <w:rFonts w:ascii="Arial" w:hAnsi="Arial" w:cs="Arial"/>
            <w:sz w:val="22"/>
            <w:szCs w:val="22"/>
          </w:rPr>
          <w:t xml:space="preserve"> and </w:t>
        </w:r>
      </w:ins>
      <w:ins w:id="425" w:author="Susan Kalisz" w:date="2017-01-29T23:14:00Z">
        <w:r w:rsidR="00982B49">
          <w:rPr>
            <w:rFonts w:ascii="Arial" w:hAnsi="Arial" w:cs="Arial"/>
            <w:sz w:val="22"/>
            <w:szCs w:val="22"/>
          </w:rPr>
          <w:t xml:space="preserve">LiDAR </w:t>
        </w:r>
      </w:ins>
      <w:ins w:id="426" w:author="Susan Kalisz" w:date="2017-01-29T23:13:00Z">
        <w:r w:rsidR="00982B49">
          <w:rPr>
            <w:rFonts w:ascii="Arial" w:hAnsi="Arial" w:cs="Arial"/>
            <w:sz w:val="22"/>
            <w:szCs w:val="22"/>
          </w:rPr>
          <w:t>for spatial data collection</w:t>
        </w:r>
      </w:ins>
      <w:ins w:id="427" w:author="Susan Kalisz" w:date="2017-01-29T23:15:00Z">
        <w:r w:rsidR="00982B49">
          <w:rPr>
            <w:rFonts w:ascii="Arial" w:hAnsi="Arial" w:cs="Arial"/>
            <w:sz w:val="22"/>
            <w:szCs w:val="22"/>
          </w:rPr>
          <w:t xml:space="preserve"> and remote sensing will be held in the new Spatial Analysis Lab</w:t>
        </w:r>
        <w:r w:rsidR="00301950">
          <w:rPr>
            <w:rFonts w:ascii="Arial" w:hAnsi="Arial" w:cs="Arial"/>
            <w:sz w:val="22"/>
            <w:szCs w:val="22"/>
          </w:rPr>
          <w:t xml:space="preserve"> of EEB/NIMBioS</w:t>
        </w:r>
      </w:ins>
      <w:ins w:id="428" w:author="Susan Kalisz" w:date="2017-01-29T23:21:00Z">
        <w:r w:rsidR="00301950">
          <w:rPr>
            <w:rFonts w:ascii="Arial" w:hAnsi="Arial" w:cs="Arial"/>
            <w:sz w:val="22"/>
            <w:szCs w:val="22"/>
          </w:rPr>
          <w:t xml:space="preserve"> led by new </w:t>
        </w:r>
      </w:ins>
      <w:ins w:id="429" w:author="Susan Kalisz" w:date="2017-01-29T23:34:00Z">
        <w:r w:rsidR="00091CFA">
          <w:rPr>
            <w:rFonts w:ascii="Arial" w:hAnsi="Arial" w:cs="Arial"/>
            <w:sz w:val="22"/>
            <w:szCs w:val="22"/>
          </w:rPr>
          <w:t>EEB/NIMBioS faculty</w:t>
        </w:r>
      </w:ins>
      <w:ins w:id="430" w:author="Susan Kalisz" w:date="2017-01-29T23:21:00Z">
        <w:r w:rsidR="00301950">
          <w:rPr>
            <w:rFonts w:ascii="Arial" w:hAnsi="Arial" w:cs="Arial"/>
            <w:sz w:val="22"/>
            <w:szCs w:val="22"/>
          </w:rPr>
          <w:t xml:space="preserve">, M. </w:t>
        </w:r>
        <w:proofErr w:type="spellStart"/>
        <w:r w:rsidR="00301950">
          <w:rPr>
            <w:rFonts w:ascii="Arial" w:hAnsi="Arial" w:cs="Arial"/>
            <w:sz w:val="22"/>
            <w:szCs w:val="22"/>
          </w:rPr>
          <w:t>Papes</w:t>
        </w:r>
      </w:ins>
      <w:proofErr w:type="spellEnd"/>
      <w:ins w:id="431" w:author="Susan Kalisz" w:date="2017-01-29T23:15:00Z">
        <w:r w:rsidR="00982B49">
          <w:rPr>
            <w:rFonts w:ascii="Arial" w:hAnsi="Arial" w:cs="Arial"/>
            <w:sz w:val="22"/>
            <w:szCs w:val="22"/>
          </w:rPr>
          <w:t>.</w:t>
        </w:r>
      </w:ins>
      <w:ins w:id="432" w:author="Susan Kalisz" w:date="2017-01-29T23:13:00Z">
        <w:r w:rsidR="00982B49">
          <w:rPr>
            <w:rFonts w:ascii="Arial" w:hAnsi="Arial" w:cs="Arial"/>
            <w:sz w:val="22"/>
            <w:szCs w:val="22"/>
          </w:rPr>
          <w:t xml:space="preserve"> </w:t>
        </w:r>
      </w:ins>
    </w:p>
    <w:p w14:paraId="786350F8" w14:textId="303A4C81" w:rsidR="001B5FF9" w:rsidRDefault="001B5FF9" w:rsidP="00550CCA">
      <w:pPr>
        <w:ind w:firstLine="720"/>
        <w:rPr>
          <w:ins w:id="433" w:author="Susan Kalisz" w:date="2017-01-29T23:00:00Z"/>
          <w:rFonts w:ascii="Arial" w:hAnsi="Arial" w:cs="Arial"/>
          <w:sz w:val="22"/>
          <w:szCs w:val="22"/>
        </w:rPr>
      </w:pPr>
      <w:ins w:id="434" w:author="Susan Kalisz" w:date="2017-01-29T22:59:00Z">
        <w:r w:rsidRPr="00647867">
          <w:rPr>
            <w:rFonts w:ascii="Arial" w:hAnsi="Arial" w:cs="Arial"/>
            <w:i/>
            <w:sz w:val="22"/>
            <w:szCs w:val="22"/>
          </w:rPr>
          <w:t>Communicat</w:t>
        </w:r>
      </w:ins>
      <w:ins w:id="435" w:author="Susan Kalisz" w:date="2017-01-29T23:03:00Z">
        <w:r w:rsidRPr="00647867">
          <w:rPr>
            <w:rFonts w:ascii="Arial" w:hAnsi="Arial" w:cs="Arial"/>
            <w:i/>
            <w:sz w:val="22"/>
            <w:szCs w:val="22"/>
          </w:rPr>
          <w:t>i</w:t>
        </w:r>
      </w:ins>
      <w:ins w:id="436" w:author="Susan Kalisz" w:date="2017-01-29T22:59:00Z">
        <w:r w:rsidRPr="00647867">
          <w:rPr>
            <w:rFonts w:ascii="Arial" w:hAnsi="Arial" w:cs="Arial"/>
            <w:i/>
            <w:sz w:val="22"/>
            <w:szCs w:val="22"/>
          </w:rPr>
          <w:t>on</w:t>
        </w:r>
        <w:r>
          <w:rPr>
            <w:rFonts w:ascii="Arial" w:hAnsi="Arial" w:cs="Arial"/>
            <w:sz w:val="22"/>
            <w:szCs w:val="22"/>
          </w:rPr>
          <w:t xml:space="preserve">: </w:t>
        </w:r>
      </w:ins>
      <w:ins w:id="437" w:author="Susan Kalisz" w:date="2017-01-29T23:10:00Z">
        <w:r w:rsidR="00301950">
          <w:rPr>
            <w:rFonts w:ascii="Arial" w:hAnsi="Arial" w:cs="Arial"/>
            <w:sz w:val="22"/>
            <w:szCs w:val="22"/>
          </w:rPr>
          <w:t xml:space="preserve">A key </w:t>
        </w:r>
      </w:ins>
      <w:ins w:id="438" w:author="O'Meara, Brian C" w:date="2017-01-27T16:48:00Z">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ins>
      <w:ins w:id="439" w:author="Susan Kalisz" w:date="2017-01-29T22:42:00Z">
        <w:r w:rsidR="005378E0">
          <w:rPr>
            <w:rFonts w:ascii="Arial" w:hAnsi="Arial" w:cs="Arial"/>
            <w:sz w:val="22"/>
            <w:szCs w:val="22"/>
          </w:rPr>
          <w:t>,</w:t>
        </w:r>
      </w:ins>
      <w:ins w:id="440" w:author="O'Meara, Brian C" w:date="2017-01-27T16:48:00Z">
        <w:r w:rsidR="00550CCA" w:rsidRPr="00550CCA">
          <w:rPr>
            <w:rFonts w:ascii="Arial" w:hAnsi="Arial" w:cs="Arial"/>
            <w:sz w:val="22"/>
            <w:szCs w:val="22"/>
          </w:rPr>
          <w:t xml:space="preserve"> </w:t>
        </w:r>
      </w:ins>
      <w:ins w:id="441" w:author="Susan Kalisz" w:date="2017-01-29T22:42:00Z">
        <w:r w:rsidR="005378E0">
          <w:rPr>
            <w:rFonts w:ascii="Arial" w:hAnsi="Arial" w:cs="Arial"/>
            <w:sz w:val="22"/>
            <w:szCs w:val="22"/>
          </w:rPr>
          <w:t>will</w:t>
        </w:r>
      </w:ins>
      <w:ins w:id="442" w:author="O'Meara, Brian C" w:date="2017-01-27T16:48:00Z">
        <w:r w:rsidR="00550CCA" w:rsidRPr="00550CCA">
          <w:rPr>
            <w:rFonts w:ascii="Arial" w:hAnsi="Arial" w:cs="Arial"/>
            <w:sz w:val="22"/>
            <w:szCs w:val="22"/>
          </w:rPr>
          <w:t xml:space="preserve"> tap</w:t>
        </w:r>
      </w:ins>
      <w:ins w:id="443" w:author="Susan Kalisz" w:date="2017-01-29T22:42:00Z">
        <w:r w:rsidR="005378E0">
          <w:rPr>
            <w:rFonts w:ascii="Arial" w:hAnsi="Arial" w:cs="Arial"/>
            <w:sz w:val="22"/>
            <w:szCs w:val="22"/>
          </w:rPr>
          <w:t xml:space="preserve"> into</w:t>
        </w:r>
      </w:ins>
      <w:ins w:id="444" w:author="O'Meara, Brian C" w:date="2017-01-27T16:48:00Z">
        <w:r w:rsidR="00550CCA" w:rsidRPr="00550CCA">
          <w:rPr>
            <w:rFonts w:ascii="Arial" w:hAnsi="Arial" w:cs="Arial"/>
            <w:sz w:val="22"/>
            <w:szCs w:val="22"/>
          </w:rPr>
          <w:t xml:space="preserve"> the expertise of Dr. Mark </w:t>
        </w:r>
        <w:proofErr w:type="spellStart"/>
        <w:r w:rsidR="00550CCA" w:rsidRPr="00550CCA">
          <w:rPr>
            <w:rFonts w:ascii="Arial" w:hAnsi="Arial" w:cs="Arial"/>
            <w:sz w:val="22"/>
            <w:szCs w:val="22"/>
          </w:rPr>
          <w:t>Littmann</w:t>
        </w:r>
        <w:proofErr w:type="spellEnd"/>
        <w:r w:rsidR="00550CCA" w:rsidRPr="00550CCA">
          <w:rPr>
            <w:rFonts w:ascii="Arial" w:hAnsi="Arial" w:cs="Arial"/>
            <w:sz w:val="22"/>
            <w:szCs w:val="22"/>
          </w:rPr>
          <w:t>. </w:t>
        </w:r>
      </w:ins>
      <w:ins w:id="445" w:author="Susan Kalisz" w:date="2017-01-29T23:10:00Z">
        <w:r w:rsidR="00982B49">
          <w:rPr>
            <w:rFonts w:ascii="Arial" w:hAnsi="Arial" w:cs="Arial"/>
            <w:sz w:val="22"/>
            <w:szCs w:val="22"/>
          </w:rPr>
          <w:t>It</w:t>
        </w:r>
      </w:ins>
      <w:ins w:id="446" w:author="O'Meara, Brian C" w:date="2017-01-27T16:48:00Z">
        <w:r w:rsidR="00550CCA" w:rsidRPr="00550CCA">
          <w:rPr>
            <w:rFonts w:ascii="Arial" w:hAnsi="Arial" w:cs="Arial"/>
            <w:sz w:val="22"/>
            <w:szCs w:val="22"/>
          </w:rPr>
          <w:t xml:space="preserve"> will focus</w:t>
        </w:r>
      </w:ins>
      <w:ins w:id="447" w:author="Susan Kalisz" w:date="2017-01-29T22:57:00Z">
        <w:r>
          <w:rPr>
            <w:rFonts w:ascii="Arial" w:hAnsi="Arial" w:cs="Arial"/>
            <w:sz w:val="22"/>
            <w:szCs w:val="22"/>
          </w:rPr>
          <w:t xml:space="preserve"> on written and verbal communication </w:t>
        </w:r>
      </w:ins>
      <w:ins w:id="448" w:author="Susan Kalisz" w:date="2017-01-29T23:10:00Z">
        <w:r w:rsidR="00982B49">
          <w:rPr>
            <w:rFonts w:ascii="Arial" w:hAnsi="Arial" w:cs="Arial"/>
            <w:sz w:val="22"/>
            <w:szCs w:val="22"/>
          </w:rPr>
          <w:t>necessary to</w:t>
        </w:r>
      </w:ins>
      <w:ins w:id="449" w:author="Susan Kalisz" w:date="2017-01-29T22:57:00Z">
        <w:r>
          <w:rPr>
            <w:rFonts w:ascii="Arial" w:hAnsi="Arial" w:cs="Arial"/>
            <w:sz w:val="22"/>
            <w:szCs w:val="22"/>
          </w:rPr>
          <w:t xml:space="preserve"> </w:t>
        </w:r>
      </w:ins>
      <w:ins w:id="450" w:author="O'Meara, Brian C" w:date="2017-01-27T16:48:00Z">
        <w:r w:rsidR="00550CCA" w:rsidRPr="00550CCA">
          <w:rPr>
            <w:rFonts w:ascii="Arial" w:hAnsi="Arial" w:cs="Arial"/>
            <w:sz w:val="22"/>
            <w:szCs w:val="22"/>
          </w:rPr>
          <w:t>co</w:t>
        </w:r>
      </w:ins>
      <w:ins w:id="451" w:author="Susan Kalisz" w:date="2017-01-29T22:57:00Z">
        <w:r>
          <w:rPr>
            <w:rFonts w:ascii="Arial" w:hAnsi="Arial" w:cs="Arial"/>
            <w:sz w:val="22"/>
            <w:szCs w:val="22"/>
          </w:rPr>
          <w:t>nvey</w:t>
        </w:r>
      </w:ins>
      <w:ins w:id="452" w:author="O'Meara, Brian C" w:date="2017-01-27T16:48:00Z">
        <w:r w:rsidR="00550CCA" w:rsidRPr="00550CCA">
          <w:rPr>
            <w:rFonts w:ascii="Arial" w:hAnsi="Arial" w:cs="Arial"/>
            <w:sz w:val="22"/>
            <w:szCs w:val="22"/>
          </w:rPr>
          <w:t xml:space="preserve"> complicated scientific topics to the general public</w:t>
        </w:r>
      </w:ins>
      <w:ins w:id="453" w:author="Susan Kalisz" w:date="2017-01-29T22:58:00Z">
        <w:r>
          <w:rPr>
            <w:rFonts w:ascii="Arial" w:hAnsi="Arial" w:cs="Arial"/>
            <w:sz w:val="22"/>
            <w:szCs w:val="22"/>
          </w:rPr>
          <w:t xml:space="preserve"> or government officials</w:t>
        </w:r>
      </w:ins>
      <w:ins w:id="454" w:author="O'Meara, Brian C" w:date="2017-01-27T16:48:00Z">
        <w:r w:rsidR="00550CCA" w:rsidRPr="00550CCA">
          <w:rPr>
            <w:rFonts w:ascii="Arial" w:hAnsi="Arial" w:cs="Arial"/>
            <w:sz w:val="22"/>
            <w:szCs w:val="22"/>
          </w:rPr>
          <w:t>. In the process, NRT trainees will learn how to craft press release</w:t>
        </w:r>
      </w:ins>
      <w:ins w:id="455" w:author="Susan Kalisz" w:date="2017-01-29T22:43:00Z">
        <w:r w:rsidR="005378E0">
          <w:rPr>
            <w:rFonts w:ascii="Arial" w:hAnsi="Arial" w:cs="Arial"/>
            <w:sz w:val="22"/>
            <w:szCs w:val="22"/>
          </w:rPr>
          <w:t>s</w:t>
        </w:r>
      </w:ins>
      <w:ins w:id="456" w:author="O'Meara, Brian C" w:date="2017-01-27T16:48:00Z">
        <w:r w:rsidR="00550CCA" w:rsidRPr="00550CCA">
          <w:rPr>
            <w:rFonts w:ascii="Arial" w:hAnsi="Arial" w:cs="Arial"/>
            <w:sz w:val="22"/>
            <w:szCs w:val="22"/>
          </w:rPr>
          <w:t xml:space="preserve"> about their research, how to write a query letter to pitch their story to the media, and </w:t>
        </w:r>
      </w:ins>
      <w:ins w:id="457" w:author="Susan Kalisz" w:date="2017-01-29T22:43:00Z">
        <w:r w:rsidR="005378E0">
          <w:rPr>
            <w:rFonts w:ascii="Arial" w:hAnsi="Arial" w:cs="Arial"/>
            <w:sz w:val="22"/>
            <w:szCs w:val="22"/>
          </w:rPr>
          <w:t xml:space="preserve">gain </w:t>
        </w:r>
      </w:ins>
      <w:ins w:id="458" w:author="O'Meara, Brian C" w:date="2017-01-27T16:48:00Z">
        <w:r w:rsidR="00550CCA" w:rsidRPr="00550CCA">
          <w:rPr>
            <w:rFonts w:ascii="Arial" w:hAnsi="Arial" w:cs="Arial"/>
            <w:sz w:val="22"/>
            <w:szCs w:val="22"/>
          </w:rPr>
          <w:t xml:space="preserve">a basic understanding of how the </w:t>
        </w:r>
        <w:r w:rsidR="00550CCA" w:rsidRPr="00F225F4">
          <w:rPr>
            <w:rFonts w:ascii="Arial" w:hAnsi="Arial" w:cs="Arial"/>
            <w:sz w:val="22"/>
            <w:szCs w:val="22"/>
          </w:rPr>
          <w:t>mainstream</w:t>
        </w:r>
        <w:r w:rsidR="00550CCA" w:rsidRPr="00550CCA">
          <w:rPr>
            <w:rFonts w:ascii="Arial" w:hAnsi="Arial" w:cs="Arial"/>
            <w:sz w:val="22"/>
            <w:szCs w:val="22"/>
          </w:rPr>
          <w:t xml:space="preserve"> media communicates scientific topics.</w:t>
        </w:r>
      </w:ins>
      <w:ins w:id="459" w:author="Susan Kalisz" w:date="2017-01-29T23:00:00Z">
        <w:r w:rsidRPr="001B5FF9">
          <w:rPr>
            <w:rFonts w:ascii="Arial" w:hAnsi="Arial" w:cs="Arial"/>
            <w:sz w:val="22"/>
            <w:szCs w:val="22"/>
          </w:rPr>
          <w:t xml:space="preserve"> </w:t>
        </w:r>
      </w:ins>
      <w:ins w:id="460" w:author="Susan Kalisz" w:date="2017-01-29T23:11:00Z">
        <w:r w:rsidR="00982B49">
          <w:rPr>
            <w:rFonts w:ascii="Arial" w:hAnsi="Arial" w:cs="Arial"/>
            <w:sz w:val="22"/>
            <w:szCs w:val="22"/>
          </w:rPr>
          <w:t xml:space="preserve">Additional communications workshops will focus on </w:t>
        </w:r>
      </w:ins>
      <w:ins w:id="461" w:author="Susan Kalisz" w:date="2017-01-29T23:20:00Z">
        <w:r w:rsidR="00301950">
          <w:rPr>
            <w:rFonts w:ascii="Arial" w:hAnsi="Arial" w:cs="Arial"/>
            <w:sz w:val="22"/>
            <w:szCs w:val="22"/>
          </w:rPr>
          <w:t xml:space="preserve">skills for </w:t>
        </w:r>
      </w:ins>
      <w:ins w:id="462" w:author="Susan Kalisz" w:date="2017-01-29T23:18:00Z">
        <w:r w:rsidR="00301950">
          <w:rPr>
            <w:rFonts w:ascii="Arial" w:hAnsi="Arial" w:cs="Arial"/>
            <w:sz w:val="22"/>
            <w:szCs w:val="22"/>
          </w:rPr>
          <w:t>the range of</w:t>
        </w:r>
      </w:ins>
      <w:ins w:id="463" w:author="Susan Kalisz" w:date="2017-01-29T23:12:00Z">
        <w:r w:rsidR="00982B49">
          <w:rPr>
            <w:rFonts w:ascii="Arial" w:hAnsi="Arial" w:cs="Arial"/>
            <w:sz w:val="22"/>
            <w:szCs w:val="22"/>
          </w:rPr>
          <w:t xml:space="preserve"> </w:t>
        </w:r>
      </w:ins>
      <w:ins w:id="464" w:author="Susan Kalisz" w:date="2017-02-02T20:54:00Z">
        <w:r w:rsidR="00DF7741">
          <w:rPr>
            <w:rFonts w:ascii="Arial" w:hAnsi="Arial" w:cs="Arial"/>
            <w:sz w:val="22"/>
            <w:szCs w:val="22"/>
          </w:rPr>
          <w:t xml:space="preserve">information </w:t>
        </w:r>
      </w:ins>
      <w:ins w:id="465" w:author="Susan Kalisz" w:date="2017-01-29T23:11:00Z">
        <w:r w:rsidR="00DF7741">
          <w:rPr>
            <w:rFonts w:ascii="Arial" w:hAnsi="Arial" w:cs="Arial"/>
            <w:sz w:val="22"/>
            <w:szCs w:val="22"/>
          </w:rPr>
          <w:t>presentatio</w:t>
        </w:r>
      </w:ins>
      <w:ins w:id="466" w:author="Susan Kalisz" w:date="2017-02-02T20:54:00Z">
        <w:r w:rsidR="00DF7741">
          <w:rPr>
            <w:rFonts w:ascii="Arial" w:hAnsi="Arial" w:cs="Arial"/>
            <w:sz w:val="22"/>
            <w:szCs w:val="22"/>
          </w:rPr>
          <w:t>ns</w:t>
        </w:r>
      </w:ins>
      <w:ins w:id="467" w:author="Susan Kalisz" w:date="2017-01-29T23:20:00Z">
        <w:r w:rsidR="00301950">
          <w:rPr>
            <w:rFonts w:ascii="Arial" w:hAnsi="Arial" w:cs="Arial"/>
            <w:sz w:val="22"/>
            <w:szCs w:val="22"/>
          </w:rPr>
          <w:t xml:space="preserve"> employed outside academia</w:t>
        </w:r>
      </w:ins>
      <w:ins w:id="468" w:author="Susan Kalisz" w:date="2017-01-29T23:35:00Z">
        <w:r w:rsidR="00091CFA">
          <w:rPr>
            <w:rFonts w:ascii="Arial" w:hAnsi="Arial" w:cs="Arial"/>
            <w:sz w:val="22"/>
            <w:szCs w:val="22"/>
          </w:rPr>
          <w:t xml:space="preserve">, </w:t>
        </w:r>
      </w:ins>
      <w:ins w:id="469" w:author="Susan Kalisz" w:date="2017-02-02T20:54:00Z">
        <w:r w:rsidR="00DF7741">
          <w:rPr>
            <w:rFonts w:ascii="Arial" w:hAnsi="Arial" w:cs="Arial"/>
            <w:sz w:val="22"/>
            <w:szCs w:val="22"/>
          </w:rPr>
          <w:t xml:space="preserve">as well as </w:t>
        </w:r>
      </w:ins>
      <w:ins w:id="470" w:author="Susan Kalisz" w:date="2017-01-29T23:35:00Z">
        <w:r w:rsidR="00091CFA">
          <w:rPr>
            <w:rFonts w:ascii="Arial" w:hAnsi="Arial" w:cs="Arial"/>
            <w:sz w:val="22"/>
            <w:szCs w:val="22"/>
          </w:rPr>
          <w:t>report development and web design</w:t>
        </w:r>
      </w:ins>
      <w:ins w:id="471" w:author="Susan Kalisz" w:date="2017-01-29T23:20:00Z">
        <w:r w:rsidR="00301950">
          <w:rPr>
            <w:rFonts w:ascii="Arial" w:hAnsi="Arial" w:cs="Arial"/>
            <w:sz w:val="22"/>
            <w:szCs w:val="22"/>
          </w:rPr>
          <w:t>.</w:t>
        </w:r>
      </w:ins>
    </w:p>
    <w:p w14:paraId="0851EFB2" w14:textId="6091D6F3" w:rsidR="00550CCA" w:rsidRPr="00550CCA" w:rsidDel="00761537" w:rsidRDefault="001B5FF9" w:rsidP="00550CCA">
      <w:pPr>
        <w:ind w:firstLine="720"/>
        <w:rPr>
          <w:ins w:id="472" w:author="O'Meara, Brian C" w:date="2017-01-27T16:48:00Z"/>
          <w:del w:id="473" w:author="Brian O'Meara" w:date="2017-02-03T01:05:00Z"/>
          <w:rFonts w:ascii="Arial" w:hAnsi="Arial" w:cs="Arial"/>
          <w:sz w:val="22"/>
          <w:szCs w:val="22"/>
        </w:rPr>
      </w:pPr>
      <w:ins w:id="474" w:author="Susan Kalisz" w:date="2017-01-29T23:00:00Z">
        <w:del w:id="475" w:author="Brian O'Meara" w:date="2017-02-03T01:05:00Z">
          <w:r w:rsidRPr="00647867" w:rsidDel="00761537">
            <w:rPr>
              <w:rFonts w:ascii="Arial" w:hAnsi="Arial" w:cs="Arial"/>
              <w:i/>
              <w:sz w:val="22"/>
              <w:szCs w:val="22"/>
            </w:rPr>
            <w:lastRenderedPageBreak/>
            <w:delText>Modeling</w:delText>
          </w:r>
        </w:del>
      </w:ins>
      <w:ins w:id="476" w:author="Susan Kalisz" w:date="2017-01-29T23:03:00Z">
        <w:del w:id="477" w:author="Brian O'Meara" w:date="2017-02-03T01:05:00Z">
          <w:r w:rsidRPr="00647867" w:rsidDel="00761537">
            <w:rPr>
              <w:rFonts w:ascii="Arial" w:hAnsi="Arial" w:cs="Arial"/>
              <w:i/>
              <w:sz w:val="22"/>
              <w:szCs w:val="22"/>
            </w:rPr>
            <w:delText>/Analysis</w:delText>
          </w:r>
        </w:del>
      </w:ins>
      <w:ins w:id="478" w:author="Susan Kalisz" w:date="2017-01-29T23:00:00Z">
        <w:del w:id="479" w:author="Brian O'Meara" w:date="2017-02-03T01:05:00Z">
          <w:r w:rsidDel="00761537">
            <w:rPr>
              <w:rFonts w:ascii="Arial" w:hAnsi="Arial" w:cs="Arial"/>
              <w:sz w:val="22"/>
              <w:szCs w:val="22"/>
            </w:rPr>
            <w:delText>: Our NRT trainees will have access to f</w:delText>
          </w:r>
        </w:del>
      </w:ins>
      <w:del w:id="480" w:author="Brian O'Meara" w:date="2017-02-03T01:05:00Z">
        <w:r w:rsidDel="00761537">
          <w:rPr>
            <w:rFonts w:ascii="Arial" w:hAnsi="Arial" w:cs="Arial"/>
            <w:sz w:val="22"/>
            <w:szCs w:val="22"/>
          </w:rPr>
          <w:delText xml:space="preserve">urther </w:delText>
        </w:r>
      </w:del>
      <w:ins w:id="481" w:author="Susan Kalisz" w:date="2017-01-29T23:03:00Z">
        <w:del w:id="482" w:author="Brian O'Meara" w:date="2017-02-03T01:05:00Z">
          <w:r w:rsidDel="00761537">
            <w:rPr>
              <w:rFonts w:ascii="Arial" w:hAnsi="Arial" w:cs="Arial"/>
              <w:sz w:val="22"/>
              <w:szCs w:val="22"/>
            </w:rPr>
            <w:delText xml:space="preserve">workshop </w:delText>
          </w:r>
        </w:del>
      </w:ins>
      <w:del w:id="483" w:author="Brian O'Meara" w:date="2017-02-03T01:05:00Z">
        <w:r w:rsidDel="00761537">
          <w:rPr>
            <w:rFonts w:ascii="Arial" w:hAnsi="Arial" w:cs="Arial"/>
            <w:sz w:val="22"/>
            <w:szCs w:val="22"/>
          </w:rPr>
          <w:delText xml:space="preserve">options through NIMBioS, which sponsors workshops </w:delText>
        </w:r>
      </w:del>
      <w:ins w:id="484" w:author="Susan Kalisz" w:date="2017-01-29T23:35:00Z">
        <w:del w:id="485" w:author="Brian O'Meara" w:date="2017-02-03T01:05:00Z">
          <w:r w:rsidR="00091CFA" w:rsidDel="00761537">
            <w:rPr>
              <w:rFonts w:ascii="Arial" w:hAnsi="Arial" w:cs="Arial"/>
              <w:sz w:val="22"/>
              <w:szCs w:val="22"/>
            </w:rPr>
            <w:delText>open to</w:delText>
          </w:r>
        </w:del>
      </w:ins>
      <w:del w:id="486" w:author="Brian O'Meara" w:date="2017-02-03T01:05:00Z">
        <w:r w:rsidDel="00761537">
          <w:rPr>
            <w:rFonts w:ascii="Arial" w:hAnsi="Arial" w:cs="Arial"/>
            <w:sz w:val="22"/>
            <w:szCs w:val="22"/>
          </w:rPr>
          <w:delText xml:space="preserve"> faculty, staff and students. Examples from the past two years include “Evolutionary Quantitative Genetics,” “</w:delText>
        </w:r>
        <w:r w:rsidRPr="00190F50" w:rsidDel="00761537">
          <w:rPr>
            <w:rFonts w:ascii="Arial" w:hAnsi="Arial" w:cs="Arial"/>
            <w:sz w:val="22"/>
            <w:szCs w:val="22"/>
          </w:rPr>
          <w:delText>Game Theoretical Modeling of Evolution in Structured Populatio</w:delText>
        </w:r>
        <w:r w:rsidDel="00761537">
          <w:rPr>
            <w:rFonts w:ascii="Arial" w:hAnsi="Arial" w:cs="Arial"/>
            <w:sz w:val="22"/>
            <w:szCs w:val="22"/>
          </w:rPr>
          <w:delText>ns,” “</w:delText>
        </w:r>
        <w:r w:rsidRPr="00190F50" w:rsidDel="00761537">
          <w:rPr>
            <w:rFonts w:ascii="Arial" w:hAnsi="Arial" w:cs="Arial"/>
            <w:sz w:val="22"/>
            <w:szCs w:val="22"/>
          </w:rPr>
          <w:delText>Current Issues in Statistical Ecology</w:delText>
        </w:r>
        <w:r w:rsidDel="00761537">
          <w:rPr>
            <w:rFonts w:ascii="Arial" w:hAnsi="Arial" w:cs="Arial"/>
            <w:sz w:val="22"/>
            <w:szCs w:val="22"/>
          </w:rPr>
          <w:delText>,” and “Using R for HPC.”</w:delText>
        </w:r>
      </w:del>
    </w:p>
    <w:p w14:paraId="1AE8D824" w14:textId="4D95AD9A" w:rsidR="00575587" w:rsidRDefault="00575587" w:rsidP="00575587">
      <w:pPr>
        <w:ind w:firstLine="720"/>
        <w:rPr>
          <w:rFonts w:ascii="Arial" w:hAnsi="Arial" w:cs="Arial"/>
          <w:sz w:val="22"/>
          <w:szCs w:val="22"/>
        </w:rPr>
      </w:pPr>
      <w:r>
        <w:rPr>
          <w:rFonts w:ascii="Arial" w:hAnsi="Arial" w:cs="Arial"/>
          <w:sz w:val="22"/>
          <w:szCs w:val="22"/>
        </w:rPr>
        <w:t>Trainees at the 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Pr>
          <w:rFonts w:ascii="Arial" w:hAnsi="Arial" w:cs="Arial"/>
          <w:sz w:val="22"/>
          <w:szCs w:val="22"/>
        </w:rPr>
        <w:t xml:space="preserve">-level trainees </w:t>
      </w:r>
      <w:ins w:id="487" w:author="Susan Kalisz" w:date="2017-01-29T22:48:00Z">
        <w:r w:rsidR="00084755">
          <w:rPr>
            <w:rFonts w:ascii="Arial" w:hAnsi="Arial" w:cs="Arial"/>
            <w:sz w:val="22"/>
            <w:szCs w:val="22"/>
          </w:rPr>
          <w:t xml:space="preserve">will participate in </w:t>
        </w:r>
      </w:ins>
      <w:ins w:id="488" w:author="Susan Kalisz" w:date="2017-01-29T22:43:00Z">
        <w:r w:rsidR="00084755">
          <w:rPr>
            <w:rFonts w:ascii="Arial" w:hAnsi="Arial" w:cs="Arial"/>
            <w:sz w:val="22"/>
            <w:szCs w:val="22"/>
          </w:rPr>
          <w:t>a minimum of</w:t>
        </w:r>
      </w:ins>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ins w:id="489" w:author="Susan Kalisz" w:date="2017-01-29T22:48:00Z">
        <w:r w:rsidR="00084755">
          <w:rPr>
            <w:rFonts w:ascii="Arial" w:hAnsi="Arial" w:cs="Arial"/>
            <w:sz w:val="22"/>
            <w:szCs w:val="22"/>
          </w:rPr>
          <w:t xml:space="preserve">Topics </w:t>
        </w:r>
      </w:ins>
      <w:r>
        <w:rPr>
          <w:rFonts w:ascii="Arial" w:hAnsi="Arial" w:cs="Arial"/>
          <w:sz w:val="22"/>
          <w:szCs w:val="22"/>
        </w:rPr>
        <w:t xml:space="preserve">will </w:t>
      </w:r>
      <w:ins w:id="490" w:author="Susan Kalisz" w:date="2017-01-29T22:48:00Z">
        <w:r w:rsidR="00084755">
          <w:rPr>
            <w:rFonts w:ascii="Arial" w:hAnsi="Arial" w:cs="Arial"/>
            <w:sz w:val="22"/>
            <w:szCs w:val="22"/>
          </w:rPr>
          <w:t xml:space="preserve">either </w:t>
        </w:r>
      </w:ins>
      <w:r>
        <w:rPr>
          <w:rFonts w:ascii="Arial" w:hAnsi="Arial" w:cs="Arial"/>
          <w:sz w:val="22"/>
          <w:szCs w:val="22"/>
        </w:rPr>
        <w:t xml:space="preserve">be updated yearly or replaced with new </w:t>
      </w:r>
      <w:ins w:id="491" w:author="Susan Kalisz" w:date="2017-01-29T22:49:00Z">
        <w:r w:rsidR="00084755">
          <w:rPr>
            <w:rFonts w:ascii="Arial" w:hAnsi="Arial" w:cs="Arial"/>
            <w:sz w:val="22"/>
            <w:szCs w:val="22"/>
          </w:rPr>
          <w:t>relevant</w:t>
        </w:r>
      </w:ins>
      <w:ins w:id="492" w:author="Susan Kalisz" w:date="2017-01-29T22:44:00Z">
        <w:r w:rsidR="00084755">
          <w:rPr>
            <w:rFonts w:ascii="Arial" w:hAnsi="Arial" w:cs="Arial"/>
            <w:sz w:val="22"/>
            <w:szCs w:val="22"/>
          </w:rPr>
          <w:t xml:space="preserve"> </w:t>
        </w:r>
      </w:ins>
      <w:r>
        <w:rPr>
          <w:rFonts w:ascii="Arial" w:hAnsi="Arial" w:cs="Arial"/>
          <w:sz w:val="22"/>
          <w:szCs w:val="22"/>
        </w:rPr>
        <w:t>material to reflect state</w:t>
      </w:r>
      <w:ins w:id="493" w:author="Susan Kalisz" w:date="2017-01-29T22:44:00Z">
        <w:r w:rsidR="00084755">
          <w:rPr>
            <w:rFonts w:ascii="Arial" w:hAnsi="Arial" w:cs="Arial"/>
            <w:sz w:val="22"/>
            <w:szCs w:val="22"/>
          </w:rPr>
          <w:t>-</w:t>
        </w:r>
      </w:ins>
      <w:r>
        <w:rPr>
          <w:rFonts w:ascii="Arial" w:hAnsi="Arial" w:cs="Arial"/>
          <w:sz w:val="22"/>
          <w:szCs w:val="22"/>
        </w:rPr>
        <w:t>of</w:t>
      </w:r>
      <w:ins w:id="494" w:author="Susan Kalisz" w:date="2017-01-29T22:44:00Z">
        <w:r w:rsidR="00084755">
          <w:rPr>
            <w:rFonts w:ascii="Arial" w:hAnsi="Arial" w:cs="Arial"/>
            <w:sz w:val="22"/>
            <w:szCs w:val="22"/>
          </w:rPr>
          <w:t>-</w:t>
        </w:r>
      </w:ins>
      <w:r>
        <w:rPr>
          <w:rFonts w:ascii="Arial" w:hAnsi="Arial" w:cs="Arial"/>
          <w:sz w:val="22"/>
          <w:szCs w:val="22"/>
        </w:rPr>
        <w:t>the</w:t>
      </w:r>
      <w:ins w:id="495" w:author="Susan Kalisz" w:date="2017-01-29T22:44:00Z">
        <w:r w:rsidR="00084755">
          <w:rPr>
            <w:rFonts w:ascii="Arial" w:hAnsi="Arial" w:cs="Arial"/>
            <w:sz w:val="22"/>
            <w:szCs w:val="22"/>
          </w:rPr>
          <w:t>-</w:t>
        </w:r>
      </w:ins>
      <w:r>
        <w:rPr>
          <w:rFonts w:ascii="Arial" w:hAnsi="Arial" w:cs="Arial"/>
          <w:sz w:val="22"/>
          <w:szCs w:val="22"/>
        </w:rPr>
        <w:t xml:space="preserve">art approaches in biodiversity and the particular research needs of the trainees. </w:t>
      </w:r>
      <w:ins w:id="496" w:author="Susan Kalisz" w:date="2017-01-29T23:02:00Z">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ins>
      <w:ins w:id="497" w:author="Susan Kalisz" w:date="2017-01-29T23:21:00Z">
        <w:r w:rsidR="00301950">
          <w:rPr>
            <w:rFonts w:ascii="Arial" w:hAnsi="Arial" w:cs="Arial"/>
            <w:sz w:val="22"/>
            <w:szCs w:val="22"/>
          </w:rPr>
          <w:t xml:space="preserve"> </w:t>
        </w:r>
      </w:ins>
      <w:r w:rsidRPr="00650BEC">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75749318" w14:textId="311FEBCA" w:rsidR="00E73B6C" w:rsidRPr="0072026D" w:rsidRDefault="00E73B6C" w:rsidP="00DD7520">
      <w:pPr>
        <w:spacing w:before="120" w:after="40"/>
        <w:outlineLvl w:val="0"/>
        <w:rPr>
          <w:rFonts w:ascii="Arial" w:hAnsi="Arial" w:cs="Arial"/>
          <w:i/>
          <w:sz w:val="22"/>
          <w:szCs w:val="22"/>
          <w:u w:val="single"/>
        </w:rPr>
      </w:pPr>
      <w:r w:rsidRPr="00761537">
        <w:rPr>
          <w:rFonts w:ascii="Arial" w:hAnsi="Arial" w:cs="Arial"/>
          <w:i/>
          <w:sz w:val="22"/>
          <w:szCs w:val="22"/>
          <w:u w:val="single"/>
          <w:rPrChange w:id="498" w:author="Brian O'Meara" w:date="2017-02-03T01:06:00Z">
            <w:rPr>
              <w:rFonts w:ascii="Arial" w:hAnsi="Arial" w:cs="Arial"/>
              <w:i/>
              <w:sz w:val="22"/>
              <w:szCs w:val="22"/>
              <w:highlight w:val="cyan"/>
              <w:u w:val="single"/>
            </w:rPr>
          </w:rPrChange>
        </w:rPr>
        <w:t>STEM</w:t>
      </w:r>
      <w:r w:rsidRPr="00341A3B">
        <w:rPr>
          <w:rFonts w:ascii="Arial" w:hAnsi="Arial" w:cs="Arial"/>
          <w:i/>
          <w:sz w:val="22"/>
          <w:szCs w:val="22"/>
          <w:u w:val="single"/>
        </w:rPr>
        <w:t xml:space="preserve"> </w:t>
      </w:r>
      <w:r w:rsidR="0017377C" w:rsidRPr="00341A3B">
        <w:rPr>
          <w:rFonts w:ascii="Arial" w:hAnsi="Arial" w:cs="Arial"/>
          <w:i/>
          <w:sz w:val="22"/>
          <w:szCs w:val="22"/>
          <w:u w:val="single"/>
        </w:rPr>
        <w:t>Graduate Population</w:t>
      </w:r>
      <w:ins w:id="499" w:author="Susan Kalisz" w:date="2017-02-02T21:02:00Z">
        <w:r w:rsidR="00341A3B">
          <w:rPr>
            <w:rFonts w:ascii="Arial" w:hAnsi="Arial" w:cs="Arial"/>
            <w:i/>
            <w:sz w:val="22"/>
            <w:szCs w:val="22"/>
            <w:u w:val="single"/>
          </w:rPr>
          <w:t>s</w:t>
        </w:r>
      </w:ins>
      <w:r w:rsidR="0017377C" w:rsidRPr="00341A3B">
        <w:rPr>
          <w:rFonts w:ascii="Arial" w:hAnsi="Arial" w:cs="Arial"/>
          <w:i/>
          <w:sz w:val="22"/>
          <w:szCs w:val="22"/>
          <w:u w:val="single"/>
        </w:rPr>
        <w:t xml:space="preserve"> to</w:t>
      </w:r>
      <w:r w:rsidRPr="00341A3B">
        <w:rPr>
          <w:rFonts w:ascii="Arial" w:hAnsi="Arial" w:cs="Arial"/>
          <w:i/>
          <w:sz w:val="22"/>
          <w:szCs w:val="22"/>
          <w:u w:val="single"/>
        </w:rPr>
        <w:t xml:space="preserve"> </w:t>
      </w:r>
      <w:r w:rsidR="0017377C" w:rsidRPr="00341A3B">
        <w:rPr>
          <w:rFonts w:ascii="Arial" w:hAnsi="Arial" w:cs="Arial"/>
          <w:i/>
          <w:sz w:val="22"/>
          <w:szCs w:val="22"/>
          <w:u w:val="single"/>
        </w:rPr>
        <w:t>Be Serve</w:t>
      </w:r>
      <w:r w:rsidR="00411EA9" w:rsidRPr="00341A3B">
        <w:rPr>
          <w:rFonts w:ascii="Arial" w:hAnsi="Arial" w:cs="Arial"/>
          <w:i/>
          <w:sz w:val="22"/>
          <w:szCs w:val="22"/>
          <w:u w:val="single"/>
        </w:rPr>
        <w:t>d</w:t>
      </w:r>
    </w:p>
    <w:p w14:paraId="24DE0BBA" w14:textId="73E3B23F" w:rsidR="00E73B6C" w:rsidRDefault="00E73B6C" w:rsidP="00E73B6C">
      <w:pPr>
        <w:ind w:firstLine="720"/>
        <w:rPr>
          <w:rFonts w:ascii="Arial" w:hAnsi="Arial" w:cs="Arial"/>
          <w:sz w:val="22"/>
          <w:szCs w:val="22"/>
        </w:rPr>
      </w:pPr>
      <w:r w:rsidRPr="00650BEC">
        <w:rPr>
          <w:rFonts w:ascii="Arial" w:hAnsi="Arial" w:cs="Arial"/>
          <w:sz w:val="22"/>
          <w:szCs w:val="22"/>
        </w:rPr>
        <w:t xml:space="preserve">This grant will serve four audiences. </w:t>
      </w:r>
      <w:ins w:id="500" w:author="Susan Kalisz" w:date="2017-02-02T21:10:00Z">
        <w:r w:rsidR="007D50C5">
          <w:rPr>
            <w:rFonts w:ascii="Arial" w:hAnsi="Arial" w:cs="Arial"/>
            <w:sz w:val="22"/>
            <w:szCs w:val="22"/>
          </w:rPr>
          <w:t>F</w:t>
        </w:r>
      </w:ins>
      <w:ins w:id="501" w:author="Susan Kalisz" w:date="2017-02-02T12:15:00Z">
        <w:r w:rsidR="003014DE">
          <w:rPr>
            <w:rFonts w:ascii="Arial" w:hAnsi="Arial" w:cs="Arial"/>
            <w:sz w:val="22"/>
            <w:szCs w:val="22"/>
            <w:u w:val="single"/>
          </w:rPr>
          <w:t>unded</w:t>
        </w:r>
        <w:r w:rsidR="003014DE" w:rsidRPr="00DD7520">
          <w:rPr>
            <w:rFonts w:ascii="Arial" w:hAnsi="Arial" w:cs="Arial"/>
            <w:sz w:val="22"/>
            <w:szCs w:val="22"/>
            <w:u w:val="single"/>
          </w:rPr>
          <w:t xml:space="preserve"> </w:t>
        </w:r>
      </w:ins>
      <w:r w:rsidR="00A323E3" w:rsidRPr="00DD7520">
        <w:rPr>
          <w:rFonts w:ascii="Arial" w:hAnsi="Arial" w:cs="Arial"/>
          <w:sz w:val="22"/>
          <w:szCs w:val="22"/>
          <w:u w:val="single"/>
        </w:rPr>
        <w:t>students</w:t>
      </w:r>
      <w:r w:rsidRPr="00650BEC">
        <w:rPr>
          <w:rFonts w:ascii="Arial" w:hAnsi="Arial" w:cs="Arial"/>
          <w:sz w:val="22"/>
          <w:szCs w:val="22"/>
        </w:rPr>
        <w:t>:</w:t>
      </w:r>
      <w:commentRangeStart w:id="502"/>
      <w:r w:rsidRPr="00650BEC">
        <w:rPr>
          <w:rFonts w:ascii="Arial" w:hAnsi="Arial" w:cs="Arial"/>
          <w:sz w:val="22"/>
          <w:szCs w:val="22"/>
        </w:rPr>
        <w:t xml:space="preserve"> </w:t>
      </w:r>
      <w:commentRangeStart w:id="503"/>
      <w:del w:id="504" w:author="Brian O'Meara" w:date="2017-02-03T01:37:00Z">
        <w:r w:rsidRPr="00650BEC" w:rsidDel="002D73AD">
          <w:rPr>
            <w:rFonts w:ascii="Arial" w:hAnsi="Arial" w:cs="Arial"/>
            <w:sz w:val="22"/>
            <w:szCs w:val="22"/>
          </w:rPr>
          <w:delText xml:space="preserve">15 </w:delText>
        </w:r>
      </w:del>
      <w:commentRangeEnd w:id="503"/>
      <w:ins w:id="505" w:author="Brian O'Meara" w:date="2017-02-03T01:37:00Z">
        <w:r w:rsidR="002D73AD">
          <w:rPr>
            <w:rFonts w:ascii="Arial" w:hAnsi="Arial" w:cs="Arial"/>
            <w:sz w:val="22"/>
            <w:szCs w:val="22"/>
          </w:rPr>
          <w:t>1</w:t>
        </w:r>
        <w:r w:rsidR="00E60155">
          <w:rPr>
            <w:rFonts w:ascii="Arial" w:hAnsi="Arial" w:cs="Arial"/>
            <w:sz w:val="22"/>
            <w:szCs w:val="22"/>
          </w:rPr>
          <w:t>7</w:t>
        </w:r>
        <w:r w:rsidR="002D73AD" w:rsidRPr="00650BEC">
          <w:rPr>
            <w:rFonts w:ascii="Arial" w:hAnsi="Arial" w:cs="Arial"/>
            <w:sz w:val="22"/>
            <w:szCs w:val="22"/>
          </w:rPr>
          <w:t xml:space="preserve"> </w:t>
        </w:r>
      </w:ins>
      <w:r w:rsidR="00BB1099">
        <w:rPr>
          <w:rStyle w:val="CommentReference"/>
        </w:rPr>
        <w:commentReference w:id="503"/>
      </w:r>
      <w:r w:rsidRPr="00650BEC">
        <w:rPr>
          <w:rFonts w:ascii="Arial" w:hAnsi="Arial" w:cs="Arial"/>
          <w:sz w:val="22"/>
          <w:szCs w:val="22"/>
        </w:rPr>
        <w:t>Ph</w:t>
      </w:r>
      <w:r w:rsidR="0017377C">
        <w:rPr>
          <w:rFonts w:ascii="Arial" w:hAnsi="Arial" w:cs="Arial"/>
          <w:sz w:val="22"/>
          <w:szCs w:val="22"/>
        </w:rPr>
        <w:t>.</w:t>
      </w:r>
      <w:r w:rsidRPr="00650BEC">
        <w:rPr>
          <w:rFonts w:ascii="Arial" w:hAnsi="Arial" w:cs="Arial"/>
          <w:sz w:val="22"/>
          <w:szCs w:val="22"/>
        </w:rPr>
        <w:t>D</w:t>
      </w:r>
      <w:r w:rsidR="0017377C">
        <w:rPr>
          <w:rFonts w:ascii="Arial" w:hAnsi="Arial" w:cs="Arial"/>
          <w:sz w:val="22"/>
          <w:szCs w:val="22"/>
        </w:rPr>
        <w:t>.</w:t>
      </w:r>
      <w:r w:rsidRPr="00650BEC">
        <w:rPr>
          <w:rFonts w:ascii="Arial" w:hAnsi="Arial" w:cs="Arial"/>
          <w:sz w:val="22"/>
          <w:szCs w:val="22"/>
        </w:rPr>
        <w:t xml:space="preserve"> or Master</w:t>
      </w:r>
      <w:r w:rsidR="0017377C">
        <w:rPr>
          <w:rFonts w:ascii="Arial" w:hAnsi="Arial" w:cs="Arial"/>
          <w:sz w:val="22"/>
          <w:szCs w:val="22"/>
        </w:rPr>
        <w:t>’</w:t>
      </w:r>
      <w:r w:rsidRPr="00650BEC">
        <w:rPr>
          <w:rFonts w:ascii="Arial" w:hAnsi="Arial" w:cs="Arial"/>
          <w:sz w:val="22"/>
          <w:szCs w:val="22"/>
        </w:rPr>
        <w:t xml:space="preserve">s students </w:t>
      </w:r>
      <w:ins w:id="506" w:author="Susan Kalisz" w:date="2017-01-31T22:16:00Z">
        <w:r w:rsidR="00307764">
          <w:rPr>
            <w:rFonts w:ascii="Arial" w:hAnsi="Arial" w:cs="Arial"/>
            <w:sz w:val="22"/>
            <w:szCs w:val="22"/>
          </w:rPr>
          <w:t>will receive</w:t>
        </w:r>
      </w:ins>
      <w:r w:rsidRPr="00650BEC">
        <w:rPr>
          <w:rFonts w:ascii="Arial" w:hAnsi="Arial" w:cs="Arial"/>
          <w:sz w:val="22"/>
          <w:szCs w:val="22"/>
        </w:rPr>
        <w:t xml:space="preserve"> stipends (plus tuition and benefits) for two years each</w:t>
      </w:r>
      <w:commentRangeEnd w:id="502"/>
      <w:r w:rsidR="000C0C18">
        <w:rPr>
          <w:rStyle w:val="CommentReference"/>
        </w:rPr>
        <w:commentReference w:id="502"/>
      </w:r>
      <w:ins w:id="507" w:author="Susan Kalisz" w:date="2017-01-31T22:17:00Z">
        <w:r w:rsidR="00341A3B">
          <w:rPr>
            <w:rFonts w:ascii="Arial" w:hAnsi="Arial" w:cs="Arial"/>
            <w:sz w:val="22"/>
            <w:szCs w:val="22"/>
          </w:rPr>
          <w:t xml:space="preserve"> will be full participants in </w:t>
        </w:r>
      </w:ins>
      <w:ins w:id="508" w:author="Susan Kalisz" w:date="2017-02-02T21:05:00Z">
        <w:r w:rsidR="00341A3B">
          <w:rPr>
            <w:rFonts w:ascii="Arial" w:hAnsi="Arial" w:cs="Arial"/>
            <w:sz w:val="22"/>
            <w:szCs w:val="22"/>
          </w:rPr>
          <w:t xml:space="preserve">our </w:t>
        </w:r>
      </w:ins>
      <w:r w:rsidRPr="00650BEC">
        <w:rPr>
          <w:rFonts w:ascii="Arial" w:hAnsi="Arial" w:cs="Arial"/>
          <w:sz w:val="22"/>
          <w:szCs w:val="22"/>
        </w:rPr>
        <w:t xml:space="preserve">core </w:t>
      </w:r>
      <w:ins w:id="509" w:author="Susan Kalisz" w:date="2017-02-02T21:04:00Z">
        <w:r w:rsidR="00341A3B">
          <w:rPr>
            <w:rFonts w:ascii="Arial" w:hAnsi="Arial" w:cs="Arial"/>
            <w:sz w:val="22"/>
            <w:szCs w:val="22"/>
          </w:rPr>
          <w:t>NRT</w:t>
        </w:r>
      </w:ins>
      <w:r w:rsidRPr="00650BEC">
        <w:rPr>
          <w:rFonts w:ascii="Arial" w:hAnsi="Arial" w:cs="Arial"/>
          <w:sz w:val="22"/>
          <w:szCs w:val="22"/>
        </w:rPr>
        <w:t xml:space="preserve"> program</w:t>
      </w:r>
      <w:ins w:id="510" w:author="Susan Kalisz" w:date="2017-02-02T21:05:00Z">
        <w:r w:rsidR="00341A3B">
          <w:rPr>
            <w:rFonts w:ascii="Arial" w:hAnsi="Arial" w:cs="Arial"/>
            <w:sz w:val="22"/>
            <w:szCs w:val="22"/>
          </w:rPr>
          <w:t xml:space="preserve">.  </w:t>
        </w:r>
        <w:commentRangeStart w:id="511"/>
        <w:r w:rsidR="00341A3B">
          <w:rPr>
            <w:rFonts w:ascii="Arial" w:hAnsi="Arial" w:cs="Arial"/>
            <w:sz w:val="22"/>
            <w:szCs w:val="22"/>
          </w:rPr>
          <w:t>These students</w:t>
        </w:r>
      </w:ins>
      <w:ins w:id="512" w:author="Susan Kalisz" w:date="2017-02-02T21:25:00Z">
        <w:r w:rsidR="00480939">
          <w:rPr>
            <w:rFonts w:ascii="Arial" w:hAnsi="Arial" w:cs="Arial"/>
            <w:sz w:val="22"/>
            <w:szCs w:val="22"/>
          </w:rPr>
          <w:t xml:space="preserve"> </w:t>
        </w:r>
      </w:ins>
      <w:ins w:id="513" w:author="Susan Kalisz" w:date="2017-02-02T21:24:00Z">
        <w:r w:rsidR="00480939">
          <w:rPr>
            <w:rStyle w:val="CommentReference"/>
          </w:rPr>
          <w:t xml:space="preserve"> </w:t>
        </w:r>
      </w:ins>
      <w:r w:rsidRPr="00650BEC">
        <w:rPr>
          <w:rFonts w:ascii="Arial" w:hAnsi="Arial" w:cs="Arial"/>
          <w:sz w:val="22"/>
          <w:szCs w:val="22"/>
        </w:rPr>
        <w:t xml:space="preserve"> </w:t>
      </w:r>
      <w:commentRangeEnd w:id="511"/>
      <w:ins w:id="514" w:author="Susan Kalisz" w:date="2017-02-02T21:25:00Z">
        <w:r w:rsidR="00480939">
          <w:rPr>
            <w:rFonts w:ascii="Arial" w:hAnsi="Arial" w:cs="Arial"/>
            <w:sz w:val="22"/>
            <w:szCs w:val="22"/>
          </w:rPr>
          <w:t xml:space="preserve"> </w:t>
        </w:r>
        <w:commentRangeStart w:id="515"/>
        <w:r w:rsidR="00480939" w:rsidRPr="000C211A">
          <w:rPr>
            <w:rFonts w:ascii="Arial" w:hAnsi="Arial" w:cs="Arial"/>
            <w:sz w:val="22"/>
            <w:szCs w:val="22"/>
            <w:highlight w:val="yellow"/>
          </w:rPr>
          <w:t>…</w:t>
        </w:r>
      </w:ins>
      <w:commentRangeEnd w:id="515"/>
      <w:ins w:id="516" w:author="Susan Kalisz" w:date="2017-02-02T21:26:00Z">
        <w:r w:rsidR="00082E36">
          <w:rPr>
            <w:rStyle w:val="CommentReference"/>
          </w:rPr>
          <w:commentReference w:id="515"/>
        </w:r>
      </w:ins>
      <w:ins w:id="517" w:author="Susan Kalisz" w:date="2017-02-02T21:25:00Z">
        <w:r w:rsidR="00480939" w:rsidRPr="000C211A">
          <w:rPr>
            <w:rFonts w:ascii="Arial" w:hAnsi="Arial" w:cs="Arial"/>
            <w:sz w:val="22"/>
            <w:szCs w:val="22"/>
            <w:highlight w:val="yellow"/>
          </w:rPr>
          <w:t xml:space="preserve"> </w:t>
        </w:r>
      </w:ins>
      <w:r w:rsidR="00480939" w:rsidRPr="000C211A">
        <w:rPr>
          <w:rStyle w:val="CommentReference"/>
          <w:highlight w:val="yellow"/>
        </w:rPr>
        <w:commentReference w:id="511"/>
      </w:r>
      <w:proofErr w:type="gramStart"/>
      <w:ins w:id="518" w:author="Susan Kalisz" w:date="2017-02-02T21:25:00Z">
        <w:r w:rsidR="00082E36">
          <w:rPr>
            <w:rFonts w:ascii="Arial" w:hAnsi="Arial" w:cs="Arial"/>
            <w:sz w:val="22"/>
            <w:szCs w:val="22"/>
          </w:rPr>
          <w:t xml:space="preserve">   </w:t>
        </w:r>
      </w:ins>
      <w:ins w:id="519" w:author="Brian O'Meara" w:date="2017-02-03T01:55:00Z">
        <w:r w:rsidR="00555CFD">
          <w:rPr>
            <w:rFonts w:ascii="Arial" w:hAnsi="Arial" w:cs="Arial"/>
            <w:sz w:val="22"/>
            <w:szCs w:val="22"/>
          </w:rPr>
          <w:t>We</w:t>
        </w:r>
        <w:proofErr w:type="gramEnd"/>
        <w:r w:rsidR="00555CFD">
          <w:rPr>
            <w:rFonts w:ascii="Arial" w:hAnsi="Arial" w:cs="Arial"/>
            <w:sz w:val="22"/>
            <w:szCs w:val="22"/>
          </w:rPr>
          <w:t xml:space="preserve"> will accept 17 students for funding: four for funding in each of years 1, 3, and 4, and five students in year 2. We expect an even mix of masters and PhD students: the masters students should graduate in two years, while the PhD students are expected to graduate in five and thus the first ones will just be graduating at the grant’s conclusion. </w:t>
        </w:r>
      </w:ins>
      <w:proofErr w:type="gramStart"/>
      <w:ins w:id="520" w:author="Susan Kalisz" w:date="2017-02-02T21:10:00Z">
        <w:r w:rsidR="007D50C5">
          <w:rPr>
            <w:rFonts w:ascii="Arial" w:hAnsi="Arial" w:cs="Arial"/>
            <w:sz w:val="22"/>
            <w:szCs w:val="22"/>
            <w:u w:val="single"/>
          </w:rPr>
          <w:t>A</w:t>
        </w:r>
      </w:ins>
      <w:r w:rsidR="00A323E3" w:rsidRPr="00DD7520">
        <w:rPr>
          <w:rFonts w:ascii="Arial" w:hAnsi="Arial" w:cs="Arial"/>
          <w:sz w:val="22"/>
          <w:szCs w:val="22"/>
          <w:u w:val="single"/>
        </w:rPr>
        <w:t>ffiliate</w:t>
      </w:r>
      <w:proofErr w:type="gramEnd"/>
      <w:del w:id="521" w:author="Brian O'Meara" w:date="2017-02-03T01:51:00Z">
        <w:r w:rsidR="00A323E3" w:rsidRPr="00DD7520" w:rsidDel="009A378D">
          <w:rPr>
            <w:rFonts w:ascii="Arial" w:hAnsi="Arial" w:cs="Arial"/>
            <w:sz w:val="22"/>
            <w:szCs w:val="22"/>
            <w:u w:val="single"/>
          </w:rPr>
          <w:delText>d</w:delText>
        </w:r>
      </w:del>
      <w:r w:rsidR="00A323E3" w:rsidRPr="00DD7520">
        <w:rPr>
          <w:rFonts w:ascii="Arial" w:hAnsi="Arial" w:cs="Arial"/>
          <w:sz w:val="22"/>
          <w:szCs w:val="22"/>
          <w:u w:val="single"/>
        </w:rPr>
        <w:t xml:space="preserve"> students</w:t>
      </w:r>
      <w:r w:rsidR="00A323E3">
        <w:rPr>
          <w:rFonts w:ascii="Arial" w:hAnsi="Arial" w:cs="Arial"/>
          <w:sz w:val="22"/>
          <w:szCs w:val="22"/>
        </w:rPr>
        <w:t>:</w:t>
      </w:r>
      <w:r w:rsidR="0017377C" w:rsidRPr="00650BEC">
        <w:rPr>
          <w:rFonts w:ascii="Arial" w:hAnsi="Arial" w:cs="Arial"/>
          <w:sz w:val="22"/>
          <w:szCs w:val="22"/>
        </w:rPr>
        <w:t xml:space="preserve"> </w:t>
      </w:r>
      <w:r w:rsidRPr="00650BEC">
        <w:rPr>
          <w:rFonts w:ascii="Arial" w:hAnsi="Arial" w:cs="Arial"/>
          <w:sz w:val="22"/>
          <w:szCs w:val="22"/>
        </w:rPr>
        <w:t xml:space="preserve">other </w:t>
      </w:r>
      <w:r w:rsidR="00A323E3">
        <w:rPr>
          <w:rFonts w:ascii="Arial" w:hAnsi="Arial" w:cs="Arial"/>
          <w:sz w:val="22"/>
          <w:szCs w:val="22"/>
        </w:rPr>
        <w:t xml:space="preserve">degree-seeking </w:t>
      </w:r>
      <w:r w:rsidRPr="00650BEC">
        <w:rPr>
          <w:rFonts w:ascii="Arial" w:hAnsi="Arial" w:cs="Arial"/>
          <w:sz w:val="22"/>
          <w:szCs w:val="22"/>
        </w:rPr>
        <w:t>UT graduate students in the affiliated EEB, FWF, and EPP departments</w:t>
      </w:r>
      <w:r w:rsidR="0017377C">
        <w:rPr>
          <w:rFonts w:ascii="Arial" w:hAnsi="Arial" w:cs="Arial"/>
          <w:sz w:val="22"/>
          <w:szCs w:val="22"/>
        </w:rPr>
        <w:t>,</w:t>
      </w:r>
      <w:r w:rsidRPr="00650BEC">
        <w:rPr>
          <w:rFonts w:ascii="Arial" w:hAnsi="Arial" w:cs="Arial"/>
          <w:sz w:val="22"/>
          <w:szCs w:val="22"/>
        </w:rPr>
        <w:t xml:space="preserve"> as well as students in related </w:t>
      </w:r>
      <w:ins w:id="522" w:author="Susan Kalisz" w:date="2017-02-02T20:57:00Z">
        <w:r w:rsidR="00341A3B">
          <w:rPr>
            <w:rFonts w:ascii="Arial" w:hAnsi="Arial" w:cs="Arial"/>
            <w:sz w:val="22"/>
            <w:szCs w:val="22"/>
          </w:rPr>
          <w:t>UTK departments</w:t>
        </w:r>
        <w:r w:rsidR="00341A3B" w:rsidRPr="00650BEC">
          <w:rPr>
            <w:rFonts w:ascii="Arial" w:hAnsi="Arial" w:cs="Arial"/>
            <w:sz w:val="22"/>
            <w:szCs w:val="22"/>
          </w:rPr>
          <w:t xml:space="preserve"> </w:t>
        </w:r>
        <w:r w:rsidR="00341A3B">
          <w:rPr>
            <w:rFonts w:ascii="Arial" w:hAnsi="Arial" w:cs="Arial"/>
            <w:sz w:val="22"/>
            <w:szCs w:val="22"/>
          </w:rPr>
          <w:t xml:space="preserve">and institutes </w:t>
        </w:r>
      </w:ins>
      <w:r w:rsidRPr="00650BEC">
        <w:rPr>
          <w:rFonts w:ascii="Arial" w:hAnsi="Arial" w:cs="Arial"/>
          <w:sz w:val="22"/>
          <w:szCs w:val="22"/>
        </w:rPr>
        <w:t xml:space="preserve">such as Earth and Planetary Sciences, Genome Sciences and Technology, and Geography. </w:t>
      </w:r>
      <w:ins w:id="523" w:author="Susan Kalisz" w:date="2017-02-02T20:57:00Z">
        <w:r w:rsidR="00341A3B">
          <w:rPr>
            <w:rFonts w:ascii="Arial" w:hAnsi="Arial" w:cs="Arial"/>
            <w:sz w:val="22"/>
            <w:szCs w:val="22"/>
          </w:rPr>
          <w:t>Affiliate</w:t>
        </w:r>
      </w:ins>
      <w:ins w:id="524" w:author="Brian O'Meara" w:date="2017-02-03T01:52:00Z">
        <w:r w:rsidR="009A378D">
          <w:rPr>
            <w:rFonts w:ascii="Arial" w:hAnsi="Arial" w:cs="Arial"/>
            <w:sz w:val="22"/>
            <w:szCs w:val="22"/>
          </w:rPr>
          <w:t xml:space="preserve"> </w:t>
        </w:r>
      </w:ins>
      <w:ins w:id="525" w:author="Susan Kalisz" w:date="2017-02-02T20:57:00Z">
        <w:del w:id="526" w:author="Brian O'Meara" w:date="2017-02-03T01:52:00Z">
          <w:r w:rsidR="00341A3B" w:rsidDel="009A378D">
            <w:rPr>
              <w:rFonts w:ascii="Arial" w:hAnsi="Arial" w:cs="Arial"/>
              <w:sz w:val="22"/>
              <w:szCs w:val="22"/>
            </w:rPr>
            <w:delText>d</w:delText>
          </w:r>
          <w:r w:rsidR="00341A3B" w:rsidRPr="00650BEC" w:rsidDel="009A378D">
            <w:rPr>
              <w:rFonts w:ascii="Arial" w:hAnsi="Arial" w:cs="Arial"/>
              <w:sz w:val="22"/>
              <w:szCs w:val="22"/>
            </w:rPr>
            <w:delText xml:space="preserve"> </w:delText>
          </w:r>
        </w:del>
      </w:ins>
      <w:r w:rsidRPr="00650BEC">
        <w:rPr>
          <w:rFonts w:ascii="Arial" w:hAnsi="Arial" w:cs="Arial"/>
          <w:sz w:val="22"/>
          <w:szCs w:val="22"/>
        </w:rPr>
        <w:t>students</w:t>
      </w:r>
      <w:ins w:id="527" w:author="Susan Kalisz" w:date="2017-02-02T21:04:00Z">
        <w:r w:rsidR="00341A3B">
          <w:rPr>
            <w:rFonts w:ascii="Arial" w:hAnsi="Arial" w:cs="Arial"/>
            <w:sz w:val="22"/>
            <w:szCs w:val="22"/>
          </w:rPr>
          <w:t>:</w:t>
        </w:r>
      </w:ins>
      <w:r w:rsidRPr="00650BEC">
        <w:rPr>
          <w:rFonts w:ascii="Arial" w:hAnsi="Arial" w:cs="Arial"/>
          <w:sz w:val="22"/>
          <w:szCs w:val="22"/>
        </w:rPr>
        <w:t xml:space="preserve"> will participate in one or more of the field courses or skills workshops</w:t>
      </w:r>
      <w:ins w:id="528" w:author="Susan Kalisz" w:date="2017-02-02T20:58:00Z">
        <w:r w:rsidR="00341A3B">
          <w:rPr>
            <w:rFonts w:ascii="Arial" w:hAnsi="Arial" w:cs="Arial"/>
            <w:sz w:val="22"/>
            <w:szCs w:val="22"/>
          </w:rPr>
          <w:t>.</w:t>
        </w:r>
        <w:r w:rsidR="00341A3B" w:rsidRPr="00650BEC">
          <w:rPr>
            <w:rFonts w:ascii="Arial" w:hAnsi="Arial" w:cs="Arial"/>
            <w:sz w:val="22"/>
            <w:szCs w:val="22"/>
          </w:rPr>
          <w:t xml:space="preserve"> </w:t>
        </w:r>
      </w:ins>
      <w:ins w:id="529" w:author="Brian O'Meara" w:date="2017-02-03T01:55:00Z">
        <w:r w:rsidR="00555CFD">
          <w:rPr>
            <w:rFonts w:ascii="Arial" w:hAnsi="Arial" w:cs="Arial"/>
            <w:sz w:val="22"/>
            <w:szCs w:val="22"/>
          </w:rPr>
          <w:t xml:space="preserve">We expect the affiliate students to grow per year as the involved departments become more familiar with this program and its training; conservatively, we estimate five students joining as affiliates in the first year and more joining each year after that to have a total of 45 affiliate students. </w:t>
        </w:r>
      </w:ins>
      <w:ins w:id="530" w:author="Susan Kalisz" w:date="2017-02-02T20:58:00Z">
        <w:del w:id="531" w:author="Brian O'Meara" w:date="2017-02-03T01:55:00Z">
          <w:r w:rsidR="00341A3B" w:rsidDel="00555CFD">
            <w:rPr>
              <w:rFonts w:ascii="Arial" w:hAnsi="Arial" w:cs="Arial"/>
              <w:sz w:val="22"/>
              <w:szCs w:val="22"/>
            </w:rPr>
            <w:delText>O</w:delText>
          </w:r>
        </w:del>
      </w:ins>
      <w:del w:id="532" w:author="Brian O'Meara" w:date="2017-02-03T01:55:00Z">
        <w:r w:rsidRPr="00650BEC" w:rsidDel="00555CFD">
          <w:rPr>
            <w:rFonts w:ascii="Arial" w:hAnsi="Arial" w:cs="Arial"/>
            <w:sz w:val="22"/>
            <w:szCs w:val="22"/>
          </w:rPr>
          <w:delText>ver the five</w:delText>
        </w:r>
        <w:r w:rsidR="0017377C" w:rsidDel="00555CFD">
          <w:rPr>
            <w:rFonts w:ascii="Arial" w:hAnsi="Arial" w:cs="Arial"/>
            <w:sz w:val="22"/>
            <w:szCs w:val="22"/>
          </w:rPr>
          <w:delText>-</w:delText>
        </w:r>
        <w:r w:rsidRPr="00650BEC" w:rsidDel="00555CFD">
          <w:rPr>
            <w:rFonts w:ascii="Arial" w:hAnsi="Arial" w:cs="Arial"/>
            <w:sz w:val="22"/>
            <w:szCs w:val="22"/>
          </w:rPr>
          <w:delText xml:space="preserve">year life of the </w:delText>
        </w:r>
      </w:del>
      <w:ins w:id="533" w:author="Susan Kalisz" w:date="2017-02-02T20:58:00Z">
        <w:del w:id="534" w:author="Brian O'Meara" w:date="2017-02-03T01:55:00Z">
          <w:r w:rsidR="00341A3B" w:rsidDel="00555CFD">
            <w:rPr>
              <w:rFonts w:ascii="Arial" w:hAnsi="Arial" w:cs="Arial"/>
              <w:sz w:val="22"/>
              <w:szCs w:val="22"/>
            </w:rPr>
            <w:delText>award</w:delText>
          </w:r>
        </w:del>
      </w:ins>
      <w:del w:id="535" w:author="Brian O'Meara" w:date="2017-02-03T01:55:00Z">
        <w:r w:rsidRPr="00650BEC" w:rsidDel="00555CFD">
          <w:rPr>
            <w:rFonts w:ascii="Arial" w:hAnsi="Arial" w:cs="Arial"/>
            <w:sz w:val="22"/>
            <w:szCs w:val="22"/>
          </w:rPr>
          <w:delText xml:space="preserve"> we anticipate training between </w:delText>
        </w:r>
      </w:del>
      <w:del w:id="536" w:author="Brian O'Meara" w:date="2017-02-03T01:54:00Z">
        <w:r w:rsidRPr="00650BEC" w:rsidDel="006D1903">
          <w:rPr>
            <w:rFonts w:ascii="Arial" w:hAnsi="Arial" w:cs="Arial"/>
            <w:sz w:val="22"/>
            <w:szCs w:val="22"/>
          </w:rPr>
          <w:delText>30 and 100</w:delText>
        </w:r>
      </w:del>
      <w:del w:id="537" w:author="Brian O'Meara" w:date="2017-02-03T01:55:00Z">
        <w:r w:rsidRPr="00650BEC" w:rsidDel="00555CFD">
          <w:rPr>
            <w:rFonts w:ascii="Arial" w:hAnsi="Arial" w:cs="Arial"/>
            <w:sz w:val="22"/>
            <w:szCs w:val="22"/>
          </w:rPr>
          <w:delText xml:space="preserve"> </w:delText>
        </w:r>
      </w:del>
      <w:ins w:id="538" w:author="Susan Kalisz" w:date="2017-02-02T20:58:00Z">
        <w:del w:id="539" w:author="Brian O'Meara" w:date="2017-02-03T01:55:00Z">
          <w:r w:rsidR="00341A3B" w:rsidDel="00555CFD">
            <w:rPr>
              <w:rFonts w:ascii="Arial" w:hAnsi="Arial" w:cs="Arial"/>
              <w:sz w:val="22"/>
              <w:szCs w:val="22"/>
            </w:rPr>
            <w:delText>affiliate</w:delText>
          </w:r>
        </w:del>
        <w:del w:id="540" w:author="Brian O'Meara" w:date="2017-02-03T01:54:00Z">
          <w:r w:rsidR="00341A3B" w:rsidDel="006D1903">
            <w:rPr>
              <w:rFonts w:ascii="Arial" w:hAnsi="Arial" w:cs="Arial"/>
              <w:sz w:val="22"/>
              <w:szCs w:val="22"/>
            </w:rPr>
            <w:delText>d</w:delText>
          </w:r>
        </w:del>
        <w:del w:id="541" w:author="Brian O'Meara" w:date="2017-02-03T01:55:00Z">
          <w:r w:rsidR="00341A3B" w:rsidDel="00555CFD">
            <w:rPr>
              <w:rFonts w:ascii="Arial" w:hAnsi="Arial" w:cs="Arial"/>
              <w:sz w:val="22"/>
              <w:szCs w:val="22"/>
            </w:rPr>
            <w:delText xml:space="preserve"> </w:delText>
          </w:r>
        </w:del>
      </w:ins>
      <w:del w:id="542" w:author="Brian O'Meara" w:date="2017-02-03T01:55:00Z">
        <w:r w:rsidRPr="00650BEC" w:rsidDel="00555CFD">
          <w:rPr>
            <w:rFonts w:ascii="Arial" w:hAnsi="Arial" w:cs="Arial"/>
            <w:sz w:val="22"/>
            <w:szCs w:val="22"/>
          </w:rPr>
          <w:delText>students.</w:delText>
        </w:r>
      </w:del>
      <w:r w:rsidRPr="00650BEC">
        <w:rPr>
          <w:rFonts w:ascii="Arial" w:hAnsi="Arial" w:cs="Arial"/>
          <w:sz w:val="22"/>
          <w:szCs w:val="22"/>
        </w:rPr>
        <w:t xml:space="preserve"> </w:t>
      </w:r>
      <w:ins w:id="543" w:author="Susan Kalisz" w:date="2017-02-02T20:59:00Z">
        <w:r w:rsidR="00341A3B" w:rsidRPr="000C211A">
          <w:rPr>
            <w:rFonts w:ascii="Arial" w:hAnsi="Arial" w:cs="Arial"/>
            <w:sz w:val="22"/>
            <w:szCs w:val="22"/>
            <w:u w:val="single"/>
          </w:rPr>
          <w:t>E</w:t>
        </w:r>
      </w:ins>
      <w:r w:rsidRPr="000C211A">
        <w:rPr>
          <w:rFonts w:ascii="Arial" w:hAnsi="Arial" w:cs="Arial"/>
          <w:sz w:val="22"/>
          <w:szCs w:val="22"/>
          <w:u w:val="single"/>
        </w:rPr>
        <w:t>xternal participants</w:t>
      </w:r>
      <w:ins w:id="544" w:author="Susan Kalisz" w:date="2017-02-02T21:04:00Z">
        <w:r w:rsidR="00341A3B">
          <w:rPr>
            <w:rFonts w:ascii="Arial" w:hAnsi="Arial" w:cs="Arial"/>
            <w:sz w:val="22"/>
            <w:szCs w:val="22"/>
            <w:u w:val="single"/>
          </w:rPr>
          <w:t>: will</w:t>
        </w:r>
      </w:ins>
      <w:r w:rsidRPr="00650BEC">
        <w:rPr>
          <w:rFonts w:ascii="Arial" w:hAnsi="Arial" w:cs="Arial"/>
          <w:sz w:val="22"/>
          <w:szCs w:val="22"/>
        </w:rPr>
        <w:t xml:space="preserve"> </w:t>
      </w:r>
      <w:ins w:id="545" w:author="Susan Kalisz" w:date="2017-02-02T20:59:00Z">
        <w:r w:rsidR="00341A3B">
          <w:rPr>
            <w:rFonts w:ascii="Arial" w:hAnsi="Arial" w:cs="Arial"/>
            <w:sz w:val="22"/>
            <w:szCs w:val="22"/>
          </w:rPr>
          <w:t>include</w:t>
        </w:r>
        <w:r w:rsidR="00341A3B" w:rsidRPr="00650BEC">
          <w:rPr>
            <w:rFonts w:ascii="Arial" w:hAnsi="Arial" w:cs="Arial"/>
            <w:sz w:val="22"/>
            <w:szCs w:val="22"/>
          </w:rPr>
          <w:t xml:space="preserve"> academic</w:t>
        </w:r>
        <w:r w:rsidR="00341A3B">
          <w:rPr>
            <w:rFonts w:ascii="Arial" w:hAnsi="Arial" w:cs="Arial"/>
            <w:sz w:val="22"/>
            <w:szCs w:val="22"/>
          </w:rPr>
          <w:t>s, especially graduate students</w:t>
        </w:r>
        <w:r w:rsidR="00341A3B" w:rsidRPr="00650BEC">
          <w:rPr>
            <w:rFonts w:ascii="Arial" w:hAnsi="Arial" w:cs="Arial"/>
            <w:sz w:val="22"/>
            <w:szCs w:val="22"/>
          </w:rPr>
          <w:t xml:space="preserve"> from other institutions</w:t>
        </w:r>
        <w:r w:rsidR="00341A3B">
          <w:rPr>
            <w:rFonts w:ascii="Arial" w:hAnsi="Arial" w:cs="Arial"/>
            <w:sz w:val="22"/>
            <w:szCs w:val="22"/>
          </w:rPr>
          <w:t xml:space="preserve">, </w:t>
        </w:r>
        <w:r w:rsidR="00341A3B" w:rsidRPr="00650BEC">
          <w:rPr>
            <w:rFonts w:ascii="Arial" w:hAnsi="Arial" w:cs="Arial"/>
            <w:sz w:val="22"/>
            <w:szCs w:val="22"/>
          </w:rPr>
          <w:t>land managers, biocontrol workers, agency employees,</w:t>
        </w:r>
      </w:ins>
      <w:ins w:id="546" w:author="Susan Kalisz" w:date="2017-02-02T21:00:00Z">
        <w:r w:rsidR="00341A3B">
          <w:rPr>
            <w:rFonts w:ascii="Arial" w:hAnsi="Arial" w:cs="Arial"/>
            <w:sz w:val="22"/>
            <w:szCs w:val="22"/>
          </w:rPr>
          <w:t xml:space="preserve"> </w:t>
        </w:r>
      </w:ins>
      <w:ins w:id="547" w:author="Susan Kalisz" w:date="2017-02-02T20:59:00Z">
        <w:r w:rsidR="00341A3B">
          <w:rPr>
            <w:rFonts w:ascii="Arial" w:hAnsi="Arial" w:cs="Arial"/>
            <w:sz w:val="22"/>
            <w:szCs w:val="22"/>
          </w:rPr>
          <w:t>or</w:t>
        </w:r>
        <w:r w:rsidR="00341A3B" w:rsidRPr="00650BEC">
          <w:rPr>
            <w:rFonts w:ascii="Arial" w:hAnsi="Arial" w:cs="Arial"/>
            <w:sz w:val="22"/>
            <w:szCs w:val="22"/>
          </w:rPr>
          <w:t xml:space="preserve"> other non-academics </w:t>
        </w:r>
      </w:ins>
      <w:r w:rsidRPr="00650BEC">
        <w:rPr>
          <w:rFonts w:ascii="Arial" w:hAnsi="Arial" w:cs="Arial"/>
          <w:sz w:val="22"/>
          <w:szCs w:val="22"/>
        </w:rPr>
        <w:t>who attend a field course or skills workshop</w:t>
      </w:r>
      <w:r w:rsidR="00BA71D3">
        <w:rPr>
          <w:rFonts w:ascii="Arial" w:hAnsi="Arial" w:cs="Arial"/>
          <w:sz w:val="22"/>
          <w:szCs w:val="22"/>
        </w:rPr>
        <w:t xml:space="preserve">. </w:t>
      </w:r>
      <w:r w:rsidRPr="00650BEC">
        <w:rPr>
          <w:rFonts w:ascii="Arial" w:hAnsi="Arial" w:cs="Arial"/>
          <w:sz w:val="22"/>
          <w:szCs w:val="22"/>
        </w:rPr>
        <w:t xml:space="preserve">These experiences </w:t>
      </w:r>
      <w:r w:rsidR="0017377C">
        <w:rPr>
          <w:rFonts w:ascii="Arial" w:hAnsi="Arial" w:cs="Arial"/>
          <w:sz w:val="22"/>
          <w:szCs w:val="22"/>
        </w:rPr>
        <w:t>will</w:t>
      </w:r>
      <w:r w:rsidR="0017377C" w:rsidRPr="00650BEC">
        <w:rPr>
          <w:rFonts w:ascii="Arial" w:hAnsi="Arial" w:cs="Arial"/>
          <w:sz w:val="22"/>
          <w:szCs w:val="22"/>
        </w:rPr>
        <w:t xml:space="preserve"> </w:t>
      </w:r>
      <w:r w:rsidRPr="00650BEC">
        <w:rPr>
          <w:rFonts w:ascii="Arial" w:hAnsi="Arial" w:cs="Arial"/>
          <w:sz w:val="22"/>
          <w:szCs w:val="22"/>
        </w:rPr>
        <w:t xml:space="preserve">deepen connections between the program and the broader community, and importantly expose students to </w:t>
      </w:r>
      <w:r w:rsidR="0017377C">
        <w:rPr>
          <w:rFonts w:ascii="Arial" w:hAnsi="Arial" w:cs="Arial"/>
          <w:sz w:val="22"/>
          <w:szCs w:val="22"/>
        </w:rPr>
        <w:t>professionals</w:t>
      </w:r>
      <w:r w:rsidRPr="00650BEC">
        <w:rPr>
          <w:rFonts w:ascii="Arial" w:hAnsi="Arial" w:cs="Arial"/>
          <w:sz w:val="22"/>
          <w:szCs w:val="22"/>
        </w:rPr>
        <w:t xml:space="preserve"> outside academia. </w:t>
      </w:r>
      <w:ins w:id="548" w:author="Brian O'Meara" w:date="2017-02-03T01:55:00Z">
        <w:r w:rsidR="00555CFD">
          <w:rPr>
            <w:rFonts w:ascii="Arial" w:hAnsi="Arial" w:cs="Arial"/>
            <w:sz w:val="22"/>
            <w:szCs w:val="22"/>
          </w:rPr>
          <w:t xml:space="preserve">A very conservative estimate of this number is 60 over the life of the grant, though given current interest in our field courses and skill workshops we expect </w:t>
        </w:r>
      </w:ins>
      <w:ins w:id="549" w:author="Brian O'Meara" w:date="2017-02-03T01:56:00Z">
        <w:r w:rsidR="00555CFD">
          <w:rPr>
            <w:rFonts w:ascii="Arial" w:hAnsi="Arial" w:cs="Arial"/>
            <w:sz w:val="22"/>
            <w:szCs w:val="22"/>
          </w:rPr>
          <w:t>the</w:t>
        </w:r>
      </w:ins>
      <w:ins w:id="550" w:author="Brian O'Meara" w:date="2017-02-03T01:55:00Z">
        <w:r w:rsidR="00555CFD">
          <w:rPr>
            <w:rFonts w:ascii="Arial" w:hAnsi="Arial" w:cs="Arial"/>
            <w:sz w:val="22"/>
            <w:szCs w:val="22"/>
          </w:rPr>
          <w:t xml:space="preserve"> </w:t>
        </w:r>
      </w:ins>
      <w:ins w:id="551" w:author="Brian O'Meara" w:date="2017-02-03T01:56:00Z">
        <w:r w:rsidR="00555CFD">
          <w:rPr>
            <w:rFonts w:ascii="Arial" w:hAnsi="Arial" w:cs="Arial"/>
            <w:sz w:val="22"/>
            <w:szCs w:val="22"/>
          </w:rPr>
          <w:t xml:space="preserve">actual number to be far higher. </w:t>
        </w:r>
      </w:ins>
      <w:ins w:id="552" w:author="Susan Kalisz" w:date="2017-02-02T21:00:00Z">
        <w:r w:rsidR="00341A3B" w:rsidRPr="000C211A">
          <w:rPr>
            <w:rFonts w:ascii="Arial" w:hAnsi="Arial" w:cs="Arial"/>
            <w:sz w:val="22"/>
            <w:szCs w:val="22"/>
            <w:u w:val="single"/>
          </w:rPr>
          <w:t>Remote participants</w:t>
        </w:r>
      </w:ins>
      <w:ins w:id="553" w:author="Susan Kalisz" w:date="2017-02-02T21:04:00Z">
        <w:r w:rsidR="00341A3B">
          <w:rPr>
            <w:rFonts w:ascii="Arial" w:hAnsi="Arial" w:cs="Arial"/>
            <w:sz w:val="22"/>
            <w:szCs w:val="22"/>
            <w:u w:val="single"/>
          </w:rPr>
          <w:t>:</w:t>
        </w:r>
      </w:ins>
      <w:ins w:id="554" w:author="Susan Kalisz" w:date="2017-02-02T21:00:00Z">
        <w:r w:rsidR="00341A3B">
          <w:rPr>
            <w:rFonts w:ascii="Arial" w:hAnsi="Arial" w:cs="Arial"/>
            <w:sz w:val="22"/>
            <w:szCs w:val="22"/>
          </w:rPr>
          <w:t xml:space="preserve"> will make</w:t>
        </w:r>
      </w:ins>
      <w:r w:rsidRPr="00650BEC">
        <w:rPr>
          <w:rFonts w:ascii="Arial" w:hAnsi="Arial" w:cs="Arial"/>
          <w:sz w:val="22"/>
          <w:szCs w:val="22"/>
        </w:rPr>
        <w:t xml:space="preserve"> use of teaching </w:t>
      </w:r>
      <w:ins w:id="555" w:author="Susan Kalisz" w:date="2017-02-02T21:01:00Z">
        <w:r w:rsidR="00341A3B">
          <w:rPr>
            <w:rFonts w:ascii="Arial" w:hAnsi="Arial" w:cs="Arial"/>
            <w:sz w:val="22"/>
            <w:szCs w:val="22"/>
          </w:rPr>
          <w:t xml:space="preserve">and training </w:t>
        </w:r>
      </w:ins>
      <w:r w:rsidRPr="00650BEC">
        <w:rPr>
          <w:rFonts w:ascii="Arial" w:hAnsi="Arial" w:cs="Arial"/>
          <w:sz w:val="22"/>
          <w:szCs w:val="22"/>
        </w:rPr>
        <w:t>materials</w:t>
      </w:r>
      <w:ins w:id="556" w:author="Susan Kalisz" w:date="2017-02-02T21:01:00Z">
        <w:r w:rsidR="00341A3B">
          <w:rPr>
            <w:rFonts w:ascii="Arial" w:hAnsi="Arial" w:cs="Arial"/>
            <w:sz w:val="22"/>
            <w:szCs w:val="22"/>
          </w:rPr>
          <w:t xml:space="preserve"> on-line</w:t>
        </w:r>
      </w:ins>
      <w:r w:rsidRPr="00650BEC">
        <w:rPr>
          <w:rFonts w:ascii="Arial" w:hAnsi="Arial" w:cs="Arial"/>
          <w:sz w:val="22"/>
          <w:szCs w:val="22"/>
        </w:rPr>
        <w:t xml:space="preserve">. </w:t>
      </w:r>
      <w:r w:rsidR="009B0D2B">
        <w:rPr>
          <w:rFonts w:ascii="Arial" w:hAnsi="Arial" w:cs="Arial"/>
          <w:sz w:val="22"/>
          <w:szCs w:val="22"/>
        </w:rPr>
        <w:t>Our experience</w:t>
      </w:r>
      <w:ins w:id="557" w:author="Susan Kalisz" w:date="2017-02-02T21:01:00Z">
        <w:r w:rsidR="00341A3B">
          <w:rPr>
            <w:rFonts w:ascii="Arial" w:hAnsi="Arial" w:cs="Arial"/>
            <w:sz w:val="22"/>
            <w:szCs w:val="22"/>
          </w:rPr>
          <w:t>s</w:t>
        </w:r>
      </w:ins>
      <w:r w:rsidR="009B0D2B">
        <w:rPr>
          <w:rFonts w:ascii="Arial" w:hAnsi="Arial" w:cs="Arial"/>
          <w:sz w:val="22"/>
          <w:szCs w:val="22"/>
        </w:rPr>
        <w:t xml:space="preserve"> at </w:t>
      </w:r>
      <w:r w:rsidRPr="00650BEC">
        <w:rPr>
          <w:rFonts w:ascii="Arial" w:hAnsi="Arial" w:cs="Arial"/>
          <w:sz w:val="22"/>
          <w:szCs w:val="22"/>
        </w:rPr>
        <w:t>NIMBioS</w:t>
      </w:r>
      <w:r w:rsidR="009B0D2B">
        <w:rPr>
          <w:rFonts w:ascii="Arial" w:hAnsi="Arial" w:cs="Arial"/>
          <w:sz w:val="22"/>
          <w:szCs w:val="22"/>
        </w:rPr>
        <w:t xml:space="preserve"> reveal that</w:t>
      </w:r>
      <w:r w:rsidRPr="00650BEC">
        <w:rPr>
          <w:rFonts w:ascii="Arial" w:hAnsi="Arial" w:cs="Arial"/>
          <w:sz w:val="22"/>
          <w:szCs w:val="22"/>
        </w:rPr>
        <w:t xml:space="preserve"> online video tutorials </w:t>
      </w:r>
      <w:ins w:id="558" w:author="Susan Kalisz" w:date="2017-02-02T21:01:00Z">
        <w:r w:rsidR="00341A3B">
          <w:rPr>
            <w:rFonts w:ascii="Arial" w:hAnsi="Arial" w:cs="Arial"/>
            <w:sz w:val="22"/>
            <w:szCs w:val="22"/>
          </w:rPr>
          <w:t>draw</w:t>
        </w:r>
      </w:ins>
      <w:r w:rsidRPr="00650BEC">
        <w:rPr>
          <w:rFonts w:ascii="Arial" w:hAnsi="Arial" w:cs="Arial"/>
          <w:sz w:val="22"/>
          <w:szCs w:val="22"/>
        </w:rPr>
        <w:t xml:space="preserve"> hundreds of views, and O’Meara’s course website for his NSF-sponsored flipped phylogenetics methods course, launched in January, 2016, </w:t>
      </w:r>
      <w:ins w:id="559" w:author="Susan Kalisz" w:date="2017-02-02T21:02:00Z">
        <w:r w:rsidR="00341A3B">
          <w:rPr>
            <w:rFonts w:ascii="Arial" w:hAnsi="Arial" w:cs="Arial"/>
            <w:sz w:val="22"/>
            <w:szCs w:val="22"/>
          </w:rPr>
          <w:t>supported</w:t>
        </w:r>
      </w:ins>
      <w:r w:rsidRPr="00650BEC">
        <w:rPr>
          <w:rFonts w:ascii="Arial" w:hAnsi="Arial" w:cs="Arial"/>
          <w:sz w:val="22"/>
          <w:szCs w:val="22"/>
        </w:rPr>
        <w:t xml:space="preserve"> 6,136 visitors from 94 countries</w:t>
      </w:r>
      <w:ins w:id="560" w:author="Susan Kalisz" w:date="2017-02-02T21:02:00Z">
        <w:r w:rsidR="00341A3B">
          <w:rPr>
            <w:rFonts w:ascii="Arial" w:hAnsi="Arial" w:cs="Arial"/>
            <w:sz w:val="22"/>
            <w:szCs w:val="22"/>
          </w:rPr>
          <w:t xml:space="preserve"> to date</w:t>
        </w:r>
      </w:ins>
      <w:r w:rsidRPr="00650BEC">
        <w:rPr>
          <w:rFonts w:ascii="Arial" w:hAnsi="Arial" w:cs="Arial"/>
          <w:sz w:val="22"/>
          <w:szCs w:val="22"/>
        </w:rPr>
        <w:t>.</w:t>
      </w:r>
    </w:p>
    <w:p w14:paraId="1B1CF675" w14:textId="77777777" w:rsidR="000449B8" w:rsidRDefault="000449B8" w:rsidP="000449B8">
      <w:pPr>
        <w:rPr>
          <w:ins w:id="561" w:author="Brian O'Meara" w:date="2017-02-03T01:45:00Z"/>
          <w:rFonts w:ascii="Arial" w:hAnsi="Arial" w:cs="Arial"/>
          <w:sz w:val="22"/>
          <w:szCs w:val="22"/>
        </w:rPr>
      </w:pPr>
    </w:p>
    <w:p w14:paraId="4127A046" w14:textId="77777777" w:rsidR="000449B8" w:rsidRDefault="009C3F1A" w:rsidP="000449B8">
      <w:pPr>
        <w:rPr>
          <w:ins w:id="562" w:author="Brian O'Meara" w:date="2017-02-03T01:45:00Z"/>
          <w:rFonts w:ascii="Arial" w:hAnsi="Arial" w:cs="Arial"/>
          <w:sz w:val="22"/>
          <w:szCs w:val="22"/>
        </w:rPr>
      </w:pPr>
      <w:ins w:id="563" w:author="Brian O'Meara" w:date="2017-02-03T01:45:00Z">
        <w:r>
          <w:rPr>
            <w:rFonts w:ascii="Arial" w:hAnsi="Arial" w:cs="Arial"/>
            <w:sz w:val="22"/>
            <w:szCs w:val="22"/>
          </w:rPr>
          <w:object w:dxaOrig="7620" w:dyaOrig="2360" w14:anchorId="5564791E">
            <v:shape id="_x0000_i1090" type="#_x0000_t75" style="width:380.8pt;height:118pt" o:ole="">
              <v:imagedata r:id="rId17" o:title=""/>
            </v:shape>
            <o:OLEObject Type="Embed" ProgID="Excel.Sheet.12" ShapeID="_x0000_i1090" DrawAspect="Content" ObjectID="_1421450211" r:id="rId18"/>
          </w:object>
        </w:r>
      </w:ins>
    </w:p>
    <w:p w14:paraId="283C78FE" w14:textId="77777777" w:rsidR="000449B8" w:rsidRDefault="000449B8" w:rsidP="000449B8">
      <w:pPr>
        <w:rPr>
          <w:ins w:id="564" w:author="Brian O'Meara" w:date="2017-02-03T01:45:00Z"/>
          <w:rFonts w:ascii="Arial" w:hAnsi="Arial" w:cs="Arial"/>
          <w:sz w:val="22"/>
          <w:szCs w:val="22"/>
        </w:rPr>
      </w:pPr>
    </w:p>
    <w:p w14:paraId="791BC0FC" w14:textId="77777777" w:rsidR="000449B8" w:rsidRDefault="000449B8" w:rsidP="00FF2739">
      <w:pPr>
        <w:contextualSpacing/>
        <w:outlineLvl w:val="0"/>
        <w:rPr>
          <w:ins w:id="565" w:author="Brian O'Meara" w:date="2017-02-03T01:45:00Z"/>
          <w:rFonts w:ascii="Arial" w:hAnsi="Arial" w:cs="Arial"/>
          <w:b/>
          <w:sz w:val="22"/>
          <w:szCs w:val="22"/>
        </w:rPr>
      </w:pPr>
    </w:p>
    <w:p w14:paraId="38C76B19" w14:textId="77777777" w:rsidR="000449B8" w:rsidRDefault="000449B8" w:rsidP="00FF2739">
      <w:pPr>
        <w:contextualSpacing/>
        <w:outlineLvl w:val="0"/>
        <w:rPr>
          <w:rFonts w:ascii="Arial" w:hAnsi="Arial" w:cs="Arial"/>
          <w:b/>
          <w:sz w:val="22"/>
          <w:szCs w:val="22"/>
        </w:rPr>
      </w:pPr>
    </w:p>
    <w:p w14:paraId="6B1B00FA" w14:textId="0B6B1A70" w:rsidR="001B0BC8" w:rsidRPr="00650BEC" w:rsidRDefault="00345B38" w:rsidP="00394FB2">
      <w:pPr>
        <w:spacing w:after="120"/>
        <w:outlineLvl w:val="0"/>
        <w:rPr>
          <w:rFonts w:ascii="Arial" w:hAnsi="Arial" w:cs="Arial"/>
          <w:b/>
          <w:sz w:val="22"/>
          <w:szCs w:val="22"/>
        </w:rPr>
      </w:pPr>
      <w:r>
        <w:rPr>
          <w:rFonts w:ascii="Arial" w:hAnsi="Arial" w:cs="Arial"/>
          <w:b/>
          <w:sz w:val="22"/>
          <w:szCs w:val="22"/>
        </w:rPr>
        <w:t>D</w:t>
      </w:r>
      <w:r w:rsidR="00DD5643">
        <w:rPr>
          <w:rFonts w:ascii="Arial" w:hAnsi="Arial" w:cs="Arial"/>
          <w:b/>
          <w:sz w:val="22"/>
          <w:szCs w:val="22"/>
        </w:rPr>
        <w:t xml:space="preserve">.  </w:t>
      </w:r>
      <w:commentRangeStart w:id="566"/>
      <w:r w:rsidR="001B0BC8" w:rsidRPr="00650BEC">
        <w:rPr>
          <w:rFonts w:ascii="Arial" w:hAnsi="Arial" w:cs="Arial"/>
          <w:b/>
          <w:sz w:val="22"/>
          <w:szCs w:val="22"/>
        </w:rPr>
        <w:t>Major Research Efforts</w:t>
      </w:r>
      <w:commentRangeEnd w:id="566"/>
      <w:r w:rsidR="006A06DF">
        <w:rPr>
          <w:rStyle w:val="CommentReference"/>
        </w:rPr>
        <w:commentReference w:id="566"/>
      </w:r>
    </w:p>
    <w:p w14:paraId="66AA02F0" w14:textId="69CF5129" w:rsidR="001B0BC8" w:rsidRPr="00650BEC" w:rsidRDefault="00F322FC" w:rsidP="001B0BC8">
      <w:pPr>
        <w:ind w:firstLine="720"/>
        <w:contextualSpacing/>
        <w:rPr>
          <w:rFonts w:ascii="Arial" w:hAnsi="Arial" w:cs="Arial"/>
          <w:sz w:val="22"/>
          <w:szCs w:val="22"/>
        </w:rPr>
      </w:pPr>
      <w:ins w:id="567" w:author="Susan Kalisz" w:date="2017-01-29T23:28:00Z">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ins>
      <w:r w:rsidR="00492CCC">
        <w:rPr>
          <w:rFonts w:ascii="Arial" w:hAnsi="Arial" w:cs="Arial"/>
          <w:sz w:val="22"/>
          <w:szCs w:val="22"/>
        </w:rPr>
        <w:t>project will catalyze</w:t>
      </w:r>
      <w:r w:rsidR="001B0BC8" w:rsidRPr="00650BEC">
        <w:rPr>
          <w:rFonts w:ascii="Arial" w:hAnsi="Arial" w:cs="Arial"/>
          <w:sz w:val="22"/>
          <w:szCs w:val="22"/>
        </w:rPr>
        <w:t xml:space="preserve"> three areas </w:t>
      </w:r>
      <w:r w:rsidR="001271C2">
        <w:rPr>
          <w:rFonts w:ascii="Arial" w:hAnsi="Arial" w:cs="Arial"/>
          <w:sz w:val="22"/>
          <w:szCs w:val="22"/>
        </w:rPr>
        <w:t xml:space="preserve">of </w:t>
      </w:r>
      <w:r w:rsidR="001B0BC8" w:rsidRPr="00650BEC">
        <w:rPr>
          <w:rFonts w:ascii="Arial" w:hAnsi="Arial" w:cs="Arial"/>
          <w:sz w:val="22"/>
          <w:szCs w:val="22"/>
        </w:rPr>
        <w:t xml:space="preserve">research. </w:t>
      </w:r>
      <w:r w:rsidR="00DD5643">
        <w:rPr>
          <w:rFonts w:ascii="Arial" w:hAnsi="Arial" w:cs="Arial"/>
          <w:sz w:val="22"/>
          <w:szCs w:val="22"/>
        </w:rPr>
        <w:t>The f</w:t>
      </w:r>
      <w:r w:rsidR="001B0BC8" w:rsidRPr="00650BEC">
        <w:rPr>
          <w:rFonts w:ascii="Arial" w:hAnsi="Arial" w:cs="Arial"/>
          <w:sz w:val="22"/>
          <w:szCs w:val="22"/>
        </w:rPr>
        <w:t xml:space="preserve">irst will be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 both while funded as part of this grant and, for Ph</w:t>
      </w:r>
      <w:r w:rsidR="00DD5643">
        <w:rPr>
          <w:rFonts w:ascii="Arial" w:hAnsi="Arial" w:cs="Arial"/>
          <w:sz w:val="22"/>
          <w:szCs w:val="22"/>
        </w:rPr>
        <w:t>.</w:t>
      </w:r>
      <w:r w:rsidR="001B0BC8" w:rsidRPr="00650BEC">
        <w:rPr>
          <w:rFonts w:ascii="Arial" w:hAnsi="Arial" w:cs="Arial"/>
          <w:sz w:val="22"/>
          <w:szCs w:val="22"/>
        </w:rPr>
        <w:t>D</w:t>
      </w:r>
      <w:r w:rsidR="00DD5643">
        <w:rPr>
          <w:rFonts w:ascii="Arial" w:hAnsi="Arial" w:cs="Arial"/>
          <w:sz w:val="22"/>
          <w:szCs w:val="22"/>
        </w:rPr>
        <w:t>.</w:t>
      </w:r>
      <w:r w:rsidR="001B0BC8" w:rsidRPr="00650BEC">
        <w:rPr>
          <w:rFonts w:ascii="Arial" w:hAnsi="Arial" w:cs="Arial"/>
          <w:sz w:val="22"/>
          <w:szCs w:val="22"/>
        </w:rPr>
        <w:t xml:space="preserve"> students, while funded from other sources. </w:t>
      </w:r>
      <w:r w:rsidR="00DD5643">
        <w:rPr>
          <w:rFonts w:ascii="Arial" w:hAnsi="Arial" w:cs="Arial"/>
          <w:sz w:val="22"/>
          <w:szCs w:val="22"/>
        </w:rPr>
        <w:t>The s</w:t>
      </w:r>
      <w:r w:rsidR="001B0BC8" w:rsidRPr="00650BEC">
        <w:rPr>
          <w:rFonts w:ascii="Arial" w:hAnsi="Arial" w:cs="Arial"/>
          <w:sz w:val="22"/>
          <w:szCs w:val="22"/>
        </w:rPr>
        <w:t xml:space="preserve">econd will be research enabled through cross-disciplinary interactions fostered through </w:t>
      </w:r>
      <w:ins w:id="568" w:author="Susan Kalisz" w:date="2017-01-30T21:19:00Z">
        <w:r w:rsidR="00F525D5">
          <w:rPr>
            <w:rFonts w:ascii="Arial" w:hAnsi="Arial" w:cs="Arial"/>
            <w:sz w:val="22"/>
            <w:szCs w:val="22"/>
          </w:rPr>
          <w:t xml:space="preserve">non-academic partners affiliated with </w:t>
        </w:r>
      </w:ins>
      <w:r w:rsidR="001B0BC8" w:rsidRPr="00650BEC">
        <w:rPr>
          <w:rFonts w:ascii="Arial" w:hAnsi="Arial" w:cs="Arial"/>
          <w:sz w:val="22"/>
          <w:szCs w:val="22"/>
        </w:rPr>
        <w:t xml:space="preserve">this project. </w:t>
      </w:r>
      <w:r w:rsidR="00DD5643">
        <w:rPr>
          <w:rFonts w:ascii="Arial" w:hAnsi="Arial" w:cs="Arial"/>
          <w:sz w:val="22"/>
          <w:szCs w:val="22"/>
        </w:rPr>
        <w:t>The t</w:t>
      </w:r>
      <w:r w:rsidR="001B0BC8" w:rsidRPr="00650BEC">
        <w:rPr>
          <w:rFonts w:ascii="Arial" w:hAnsi="Arial" w:cs="Arial"/>
          <w:sz w:val="22"/>
          <w:szCs w:val="22"/>
        </w:rPr>
        <w:t>hird will be published research based on assessments of the program</w:t>
      </w:r>
      <w:ins w:id="569" w:author="Susan Kalisz" w:date="2017-01-30T21:20:00Z">
        <w:r w:rsidR="00F525D5">
          <w:rPr>
            <w:rFonts w:ascii="Arial" w:hAnsi="Arial" w:cs="Arial"/>
            <w:sz w:val="22"/>
            <w:szCs w:val="22"/>
          </w:rPr>
          <w:t>’s success</w:t>
        </w:r>
      </w:ins>
      <w:r w:rsidR="001B0BC8" w:rsidRPr="00650BEC">
        <w:rPr>
          <w:rFonts w:ascii="Arial" w:hAnsi="Arial" w:cs="Arial"/>
          <w:sz w:val="22"/>
          <w:szCs w:val="22"/>
        </w:rPr>
        <w:t>.</w:t>
      </w:r>
    </w:p>
    <w:p w14:paraId="63005AC4" w14:textId="42F68464" w:rsidR="00327567" w:rsidRDefault="001B0BC8" w:rsidP="00D10D87">
      <w:pPr>
        <w:ind w:firstLine="720"/>
        <w:rPr>
          <w:rFonts w:ascii="Arial" w:hAnsi="Arial" w:cs="Arial"/>
          <w:sz w:val="22"/>
          <w:szCs w:val="22"/>
        </w:rPr>
      </w:pPr>
      <w:r w:rsidRPr="00650BEC">
        <w:rPr>
          <w:rFonts w:ascii="Arial" w:hAnsi="Arial" w:cs="Arial"/>
          <w:sz w:val="22"/>
          <w:szCs w:val="22"/>
        </w:rPr>
        <w:t xml:space="preserve">Students in this program will pursue research-based dissertations in areas relating to modern biodiversity. </w:t>
      </w:r>
      <w:r w:rsidR="00327567" w:rsidRPr="00650BEC">
        <w:rPr>
          <w:rFonts w:ascii="Arial" w:hAnsi="Arial" w:cs="Arial"/>
          <w:sz w:val="22"/>
          <w:szCs w:val="22"/>
        </w:rPr>
        <w:t xml:space="preserve">Most notably, the world faces a biodiversity crisis: human activities are driving some species to extinction, invasive species are a major economic risk ($70.4 billion for the agriculture in the US alone </w: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 </w:instrTex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EN.CITE.DATA </w:instrText>
      </w:r>
      <w:r w:rsidR="00327567" w:rsidRPr="00650BEC">
        <w:rPr>
          <w:rFonts w:ascii="Arial" w:hAnsi="Arial" w:cs="Arial"/>
          <w:sz w:val="22"/>
          <w:szCs w:val="22"/>
        </w:rPr>
      </w:r>
      <w:r w:rsidR="00327567" w:rsidRPr="00650BEC">
        <w:rPr>
          <w:rFonts w:ascii="Arial" w:hAnsi="Arial" w:cs="Arial"/>
          <w:sz w:val="22"/>
          <w:szCs w:val="22"/>
        </w:rPr>
        <w:fldChar w:fldCharType="end"/>
      </w:r>
      <w:r w:rsidR="00327567" w:rsidRPr="00650BEC">
        <w:rPr>
          <w:rFonts w:ascii="Arial" w:hAnsi="Arial" w:cs="Arial"/>
          <w:sz w:val="22"/>
          <w:szCs w:val="22"/>
        </w:rPr>
      </w:r>
      <w:r w:rsidR="00327567" w:rsidRPr="00650BEC">
        <w:rPr>
          <w:rFonts w:ascii="Arial" w:hAnsi="Arial" w:cs="Arial"/>
          <w:sz w:val="22"/>
          <w:szCs w:val="22"/>
        </w:rPr>
        <w:fldChar w:fldCharType="separate"/>
      </w:r>
      <w:r w:rsidR="00327567" w:rsidRPr="00650BEC">
        <w:rPr>
          <w:rFonts w:ascii="Arial" w:hAnsi="Arial" w:cs="Arial"/>
          <w:noProof/>
          <w:sz w:val="22"/>
          <w:szCs w:val="22"/>
        </w:rPr>
        <w:t>(Paini et al. 2016)</w:t>
      </w:r>
      <w:r w:rsidR="00327567" w:rsidRPr="00650BEC">
        <w:rPr>
          <w:rFonts w:ascii="Arial" w:hAnsi="Arial" w:cs="Arial"/>
          <w:sz w:val="22"/>
          <w:szCs w:val="22"/>
        </w:rPr>
        <w:fldChar w:fldCharType="end"/>
      </w:r>
      <w:r w:rsidR="00327567" w:rsidRPr="00650BEC">
        <w:rPr>
          <w:rFonts w:ascii="Arial" w:hAnsi="Arial" w:cs="Arial"/>
          <w:sz w:val="22"/>
          <w:szCs w:val="22"/>
        </w:rPr>
        <w:t xml:space="preserve">), and the skills to identify critical species are being lost </w:t>
      </w:r>
      <w:r w:rsidR="00327567" w:rsidRPr="00650BEC">
        <w:rPr>
          <w:rFonts w:ascii="Arial" w:hAnsi="Arial" w:cs="Arial"/>
          <w:sz w:val="22"/>
          <w:szCs w:val="22"/>
        </w:rPr>
        <w:fldChar w:fldCharType="begin"/>
      </w:r>
      <w:r w:rsidR="00327567" w:rsidRPr="00650BEC">
        <w:rPr>
          <w:rFonts w:ascii="Arial" w:hAnsi="Arial" w:cs="Arial"/>
          <w:sz w:val="22"/>
          <w:szCs w:val="22"/>
        </w:rPr>
        <w:instrText xml:space="preserve"> ADDIN EN.CITE &lt;EndNote&gt;&lt;Cite&gt;&lt;Author&gt;Agnarsson&lt;/Author&gt;&lt;Year&gt;2007&lt;/Year&gt;&lt;RecNum&gt;14213&lt;/RecNum&gt;&lt;DisplayText&gt;(Agnarsson and Kuntner 2007)&lt;/DisplayText&gt;&lt;record&gt;&lt;rec-number&gt;14213&lt;/rec-number&gt;&lt;foreign-keys&gt;&lt;key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327567" w:rsidRPr="00650BEC">
        <w:rPr>
          <w:rFonts w:ascii="Arial" w:hAnsi="Arial" w:cs="Arial"/>
          <w:sz w:val="22"/>
          <w:szCs w:val="22"/>
        </w:rPr>
        <w:fldChar w:fldCharType="separate"/>
      </w:r>
      <w:r w:rsidR="00327567" w:rsidRPr="00650BEC">
        <w:rPr>
          <w:rFonts w:ascii="Arial" w:hAnsi="Arial" w:cs="Arial"/>
          <w:noProof/>
          <w:sz w:val="22"/>
          <w:szCs w:val="22"/>
        </w:rPr>
        <w:t>(Agnarsson and Kuntner 2007)</w:t>
      </w:r>
      <w:r w:rsidR="00327567" w:rsidRPr="00650BEC">
        <w:rPr>
          <w:rFonts w:ascii="Arial" w:hAnsi="Arial" w:cs="Arial"/>
          <w:sz w:val="22"/>
          <w:szCs w:val="22"/>
        </w:rPr>
        <w:fldChar w:fldCharType="end"/>
      </w:r>
      <w:r w:rsidR="00327567" w:rsidRPr="00650BEC">
        <w:rPr>
          <w:rFonts w:ascii="Arial" w:hAnsi="Arial" w:cs="Arial"/>
          <w:sz w:val="22"/>
          <w:szCs w:val="22"/>
        </w:rPr>
        <w:t xml:space="preserve">. </w:t>
      </w:r>
      <w:r w:rsidR="0028712C">
        <w:rPr>
          <w:rFonts w:ascii="Arial" w:hAnsi="Arial" w:cs="Arial"/>
          <w:sz w:val="22"/>
          <w:szCs w:val="22"/>
        </w:rPr>
        <w:t xml:space="preserve">Student projects depend on an overlap in interest between the student and her or his potential advisor. </w:t>
      </w:r>
      <w:r w:rsidR="00C60378">
        <w:rPr>
          <w:rFonts w:ascii="Arial" w:hAnsi="Arial" w:cs="Arial"/>
          <w:sz w:val="22"/>
          <w:szCs w:val="22"/>
        </w:rPr>
        <w:t xml:space="preserve">Anticipated research projects will revolve around the following themes: </w:t>
      </w:r>
    </w:p>
    <w:p w14:paraId="44030CA9" w14:textId="7765F7AB" w:rsidR="00194EE3" w:rsidRPr="00650BEC" w:rsidRDefault="00F525D5" w:rsidP="0072026D">
      <w:pPr>
        <w:ind w:firstLine="720"/>
        <w:contextualSpacing/>
        <w:rPr>
          <w:rFonts w:ascii="Arial" w:hAnsi="Arial" w:cs="Arial"/>
          <w:sz w:val="22"/>
          <w:szCs w:val="22"/>
        </w:rPr>
      </w:pPr>
      <w:ins w:id="570" w:author="Susan Kalisz" w:date="2017-01-30T21:21:00Z">
        <w:r>
          <w:rPr>
            <w:rFonts w:ascii="Arial" w:hAnsi="Arial" w:cs="Arial"/>
            <w:b/>
            <w:sz w:val="22"/>
            <w:szCs w:val="22"/>
          </w:rPr>
          <w:t>Conservation of biodiversity</w:t>
        </w:r>
      </w:ins>
      <w:r w:rsidR="00194EE3" w:rsidRPr="00C47C9A">
        <w:rPr>
          <w:rFonts w:ascii="Arial" w:hAnsi="Arial" w:cs="Arial"/>
          <w:b/>
          <w:sz w:val="22"/>
          <w:szCs w:val="22"/>
        </w:rPr>
        <w:t>:</w:t>
      </w:r>
      <w:r w:rsidR="00194EE3">
        <w:rPr>
          <w:rFonts w:ascii="Arial" w:hAnsi="Arial" w:cs="Arial"/>
          <w:sz w:val="22"/>
          <w:szCs w:val="22"/>
        </w:rPr>
        <w:t xml:space="preserve"> </w:t>
      </w:r>
      <w:r w:rsidR="00194EE3" w:rsidRPr="005C3ED6">
        <w:rPr>
          <w:rFonts w:ascii="Arial" w:hAnsi="Arial" w:cs="Arial"/>
          <w:sz w:val="22"/>
          <w:szCs w:val="22"/>
        </w:rPr>
        <w:t xml:space="preserve">The evolutionary and ecological research in </w:t>
      </w:r>
      <w:r w:rsidR="00DD5643">
        <w:rPr>
          <w:rFonts w:ascii="Arial" w:hAnsi="Arial" w:cs="Arial"/>
          <w:sz w:val="22"/>
          <w:szCs w:val="22"/>
        </w:rPr>
        <w:t>this</w:t>
      </w:r>
      <w:r w:rsidR="00194EE3" w:rsidRPr="005C3ED6">
        <w:rPr>
          <w:rFonts w:ascii="Arial" w:hAnsi="Arial" w:cs="Arial"/>
          <w:sz w:val="22"/>
          <w:szCs w:val="22"/>
        </w:rPr>
        <w:t xml:space="preserve"> lab investigates forces that shape individual phenotypes and genomes, drive population level fitness and speciation, and alter standing levels of biodiversity within native communities. Possible graduate projects </w:t>
      </w:r>
      <w:r w:rsidR="00DD5643">
        <w:rPr>
          <w:rFonts w:ascii="Arial" w:hAnsi="Arial" w:cs="Arial"/>
          <w:sz w:val="22"/>
          <w:szCs w:val="22"/>
        </w:rPr>
        <w:t>will investigate</w:t>
      </w:r>
      <w:r w:rsidR="00194EE3" w:rsidRPr="005C3ED6">
        <w:rPr>
          <w:rFonts w:ascii="Arial" w:hAnsi="Arial" w:cs="Arial"/>
          <w:sz w:val="22"/>
          <w:szCs w:val="22"/>
        </w:rPr>
        <w:t xml:space="preserve"> mechanistic hypotheses centered on how anthropogenic factors</w:t>
      </w:r>
      <w:ins w:id="571" w:author="Susan Kalisz" w:date="2017-01-29T23:26:00Z">
        <w:r w:rsidR="00F322FC">
          <w:rPr>
            <w:rFonts w:ascii="Arial" w:hAnsi="Arial" w:cs="Arial"/>
            <w:sz w:val="22"/>
            <w:szCs w:val="22"/>
          </w:rPr>
          <w:t xml:space="preserve"> (e.g. </w:t>
        </w:r>
      </w:ins>
      <w:r w:rsidR="00194EE3" w:rsidRPr="005C3ED6">
        <w:rPr>
          <w:rFonts w:ascii="Arial" w:hAnsi="Arial" w:cs="Arial"/>
          <w:sz w:val="22"/>
          <w:szCs w:val="22"/>
        </w:rPr>
        <w:t>habitat disturbance</w:t>
      </w:r>
      <w:ins w:id="572" w:author="Susan Kalisz" w:date="2017-01-29T23:27:00Z">
        <w:r w:rsidR="00F322FC">
          <w:rPr>
            <w:rFonts w:ascii="Arial" w:hAnsi="Arial" w:cs="Arial"/>
            <w:sz w:val="22"/>
            <w:szCs w:val="22"/>
          </w:rPr>
          <w:t>,</w:t>
        </w:r>
      </w:ins>
      <w:r w:rsidR="00194EE3" w:rsidRPr="005C3ED6">
        <w:rPr>
          <w:rFonts w:ascii="Arial" w:hAnsi="Arial" w:cs="Arial"/>
          <w:sz w:val="22"/>
          <w:szCs w:val="22"/>
        </w:rPr>
        <w:t xml:space="preserve"> overabundant deer</w:t>
      </w:r>
      <w:ins w:id="573" w:author="Susan Kalisz" w:date="2017-01-29T23:27:00Z">
        <w:r w:rsidR="00F322FC">
          <w:rPr>
            <w:rFonts w:ascii="Arial" w:hAnsi="Arial" w:cs="Arial"/>
            <w:sz w:val="22"/>
            <w:szCs w:val="22"/>
          </w:rPr>
          <w:t>, invasive species)</w:t>
        </w:r>
      </w:ins>
      <w:r w:rsidR="00194EE3" w:rsidRPr="005C3ED6">
        <w:rPr>
          <w:rFonts w:ascii="Arial" w:hAnsi="Arial" w:cs="Arial"/>
          <w:sz w:val="22"/>
          <w:szCs w:val="22"/>
        </w:rPr>
        <w:t xml:space="preserve">, alter </w:t>
      </w:r>
      <w:r w:rsidR="00194EE3" w:rsidRPr="005C3ED6">
        <w:rPr>
          <w:rFonts w:ascii="Arial" w:hAnsi="Arial" w:cs="Arial"/>
          <w:sz w:val="22"/>
          <w:szCs w:val="22"/>
        </w:rPr>
        <w:lastRenderedPageBreak/>
        <w:t xml:space="preserve">species interactions in forests and </w:t>
      </w:r>
      <w:ins w:id="574" w:author="Susan Kalisz" w:date="2017-01-29T23:27:00Z">
        <w:r w:rsidR="00F322FC">
          <w:rPr>
            <w:rFonts w:ascii="Arial" w:hAnsi="Arial" w:cs="Arial"/>
            <w:sz w:val="22"/>
            <w:szCs w:val="22"/>
          </w:rPr>
          <w:t xml:space="preserve">drive </w:t>
        </w:r>
      </w:ins>
      <w:r w:rsidR="00194EE3" w:rsidRPr="005C3ED6">
        <w:rPr>
          <w:rFonts w:ascii="Arial" w:hAnsi="Arial" w:cs="Arial"/>
          <w:sz w:val="22"/>
          <w:szCs w:val="22"/>
        </w:rPr>
        <w:t>native species declines.  Current effort focuses on mechanism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and demographic responses to invasion and the maintenance of native biodiversity. These projects leverage </w:t>
      </w:r>
      <w:ins w:id="575" w:author="Susan Kalisz" w:date="2017-01-29T23:24:00Z">
        <w:r w:rsidR="00301950">
          <w:rPr>
            <w:rFonts w:ascii="Arial" w:hAnsi="Arial" w:cs="Arial"/>
            <w:sz w:val="22"/>
            <w:szCs w:val="22"/>
          </w:rPr>
          <w:t xml:space="preserve">long-term </w:t>
        </w:r>
      </w:ins>
      <w:r w:rsidR="00194EE3" w:rsidRPr="005C3ED6">
        <w:rPr>
          <w:rFonts w:ascii="Arial" w:hAnsi="Arial" w:cs="Arial"/>
          <w:sz w:val="22"/>
          <w:szCs w:val="22"/>
        </w:rPr>
        <w:t>databases from GSMNP and other field sites to address conservation and management issues at national and regional scales</w:t>
      </w:r>
      <w:ins w:id="576" w:author="Susan Kalisz" w:date="2017-01-29T23:24:00Z">
        <w:r w:rsidR="00301950">
          <w:rPr>
            <w:rFonts w:ascii="Arial" w:hAnsi="Arial" w:cs="Arial"/>
            <w:sz w:val="22"/>
            <w:szCs w:val="22"/>
          </w:rPr>
          <w:t xml:space="preserve">, creating links </w:t>
        </w:r>
      </w:ins>
      <w:r w:rsidR="007F007B">
        <w:rPr>
          <w:rFonts w:ascii="Arial" w:hAnsi="Arial" w:cs="Arial"/>
          <w:sz w:val="22"/>
          <w:szCs w:val="22"/>
        </w:rPr>
        <w:t xml:space="preserve">to careers in </w:t>
      </w:r>
      <w:ins w:id="577" w:author="Susan Kalisz" w:date="2017-01-29T23:25:00Z">
        <w:r w:rsidR="00301950">
          <w:rPr>
            <w:rFonts w:ascii="Arial" w:hAnsi="Arial" w:cs="Arial"/>
            <w:sz w:val="22"/>
            <w:szCs w:val="22"/>
          </w:rPr>
          <w:t xml:space="preserve">government, </w:t>
        </w:r>
      </w:ins>
      <w:r w:rsidR="007F007B">
        <w:rPr>
          <w:rFonts w:ascii="Arial" w:hAnsi="Arial" w:cs="Arial"/>
          <w:sz w:val="22"/>
          <w:szCs w:val="22"/>
        </w:rPr>
        <w:t xml:space="preserve">conservation </w:t>
      </w:r>
      <w:ins w:id="578" w:author="Susan Kalisz" w:date="2017-01-29T23:25:00Z">
        <w:r w:rsidR="00301950">
          <w:rPr>
            <w:rFonts w:ascii="Arial" w:hAnsi="Arial" w:cs="Arial"/>
            <w:sz w:val="22"/>
            <w:szCs w:val="22"/>
          </w:rPr>
          <w:t>NGOs</w:t>
        </w:r>
      </w:ins>
      <w:r w:rsidR="00492CCC">
        <w:rPr>
          <w:rFonts w:ascii="Arial" w:hAnsi="Arial" w:cs="Arial"/>
          <w:sz w:val="22"/>
          <w:szCs w:val="22"/>
        </w:rPr>
        <w:t>,</w:t>
      </w:r>
      <w:r w:rsidR="007F007B">
        <w:rPr>
          <w:rFonts w:ascii="Arial" w:hAnsi="Arial" w:cs="Arial"/>
          <w:sz w:val="22"/>
          <w:szCs w:val="22"/>
        </w:rPr>
        <w:t xml:space="preserve"> </w:t>
      </w:r>
      <w:ins w:id="579" w:author="Susan Kalisz" w:date="2017-01-29T23:25:00Z">
        <w:r w:rsidR="00301950">
          <w:rPr>
            <w:rFonts w:ascii="Arial" w:hAnsi="Arial" w:cs="Arial"/>
            <w:sz w:val="22"/>
            <w:szCs w:val="22"/>
          </w:rPr>
          <w:t xml:space="preserve">and </w:t>
        </w:r>
      </w:ins>
      <w:r w:rsidR="007F007B">
        <w:rPr>
          <w:rFonts w:ascii="Arial" w:hAnsi="Arial" w:cs="Arial"/>
          <w:sz w:val="22"/>
          <w:szCs w:val="22"/>
        </w:rPr>
        <w:t>state and national parks.</w:t>
      </w:r>
    </w:p>
    <w:p w14:paraId="0E09A06B" w14:textId="48630DD9" w:rsidR="0028712C" w:rsidRDefault="00114139" w:rsidP="0072026D">
      <w:pPr>
        <w:ind w:firstLine="720"/>
        <w:rPr>
          <w:rFonts w:ascii="Arial" w:hAnsi="Arial" w:cs="Arial"/>
          <w:sz w:val="22"/>
          <w:szCs w:val="22"/>
        </w:rPr>
      </w:pPr>
      <w:ins w:id="580" w:author="Susan Kalisz" w:date="2017-01-30T21:22:00Z">
        <w:r>
          <w:rPr>
            <w:rFonts w:ascii="Arial" w:hAnsi="Arial" w:cs="Arial"/>
            <w:b/>
            <w:sz w:val="22"/>
            <w:szCs w:val="22"/>
          </w:rPr>
          <w:t xml:space="preserve"> Sustainabil</w:t>
        </w:r>
      </w:ins>
      <w:ins w:id="581" w:author="Susan Kalisz" w:date="2017-02-02T12:16:00Z">
        <w:r w:rsidR="003014DE">
          <w:rPr>
            <w:rFonts w:ascii="Arial" w:hAnsi="Arial" w:cs="Arial"/>
            <w:b/>
            <w:sz w:val="22"/>
            <w:szCs w:val="22"/>
          </w:rPr>
          <w:t>i</w:t>
        </w:r>
      </w:ins>
      <w:ins w:id="582" w:author="Susan Kalisz" w:date="2017-01-30T21:22:00Z">
        <w:r>
          <w:rPr>
            <w:rFonts w:ascii="Arial" w:hAnsi="Arial" w:cs="Arial"/>
            <w:b/>
            <w:sz w:val="22"/>
            <w:szCs w:val="22"/>
          </w:rPr>
          <w:t>ty</w:t>
        </w:r>
      </w:ins>
      <w:r w:rsidR="0028712C" w:rsidRPr="00C47C9A">
        <w:rPr>
          <w:rFonts w:ascii="Arial" w:hAnsi="Arial" w:cs="Arial"/>
          <w:b/>
          <w:sz w:val="22"/>
          <w:szCs w:val="22"/>
        </w:rPr>
        <w:t>:</w:t>
      </w:r>
      <w:r w:rsidR="0028712C">
        <w:rPr>
          <w:rFonts w:ascii="Arial" w:hAnsi="Arial" w:cs="Arial"/>
          <w:sz w:val="22"/>
          <w:szCs w:val="22"/>
        </w:rPr>
        <w:t xml:space="preserve"> </w:t>
      </w:r>
      <w:r w:rsidR="00492CCC">
        <w:rPr>
          <w:rFonts w:ascii="Arial" w:hAnsi="Arial" w:cs="Arial"/>
          <w:sz w:val="22"/>
          <w:szCs w:val="22"/>
        </w:rPr>
        <w:t>R</w:t>
      </w:r>
      <w:r w:rsidR="00F34665">
        <w:rPr>
          <w:rFonts w:ascii="Arial" w:hAnsi="Arial" w:cs="Arial"/>
          <w:sz w:val="22"/>
          <w:szCs w:val="22"/>
        </w:rPr>
        <w:t xml:space="preserve">esearch interests include plant-animal interactions and bioenergy sustainability. Connections with partner organizations include common interests in </w:t>
      </w:r>
      <w:r w:rsidR="006F3634">
        <w:rPr>
          <w:rFonts w:ascii="Arial" w:hAnsi="Arial" w:cs="Arial"/>
          <w:sz w:val="22"/>
          <w:szCs w:val="22"/>
        </w:rPr>
        <w:t xml:space="preserve">assessing landscape change and </w:t>
      </w:r>
      <w:proofErr w:type="spellStart"/>
      <w:r w:rsidR="006F3634">
        <w:rPr>
          <w:rFonts w:ascii="Arial" w:hAnsi="Arial" w:cs="Arial"/>
          <w:sz w:val="22"/>
          <w:szCs w:val="22"/>
        </w:rPr>
        <w:t>silvicultural</w:t>
      </w:r>
      <w:proofErr w:type="spellEnd"/>
      <w:r w:rsidR="006F3634">
        <w:rPr>
          <w:rFonts w:ascii="Arial" w:hAnsi="Arial" w:cs="Arial"/>
          <w:sz w:val="22"/>
          <w:szCs w:val="22"/>
        </w:rPr>
        <w:t xml:space="preserve"> practices on pollination. </w:t>
      </w:r>
      <w:r w:rsidR="00F34665">
        <w:rPr>
          <w:rFonts w:ascii="Arial" w:hAnsi="Arial" w:cs="Arial"/>
          <w:sz w:val="22"/>
          <w:szCs w:val="22"/>
        </w:rPr>
        <w:t xml:space="preserve">Graduate students </w:t>
      </w:r>
      <w:r w:rsidR="00492CCC">
        <w:rPr>
          <w:rFonts w:ascii="Arial" w:hAnsi="Arial" w:cs="Arial"/>
          <w:sz w:val="22"/>
          <w:szCs w:val="22"/>
        </w:rPr>
        <w:t xml:space="preserve">could assist such efforts </w:t>
      </w:r>
      <w:r w:rsidR="00F258AE">
        <w:rPr>
          <w:rFonts w:ascii="Arial" w:hAnsi="Arial" w:cs="Arial"/>
          <w:sz w:val="22"/>
          <w:szCs w:val="22"/>
        </w:rPr>
        <w:t xml:space="preserve">with field identification skills of pollinators </w:t>
      </w:r>
      <w:r w:rsidR="00F34665">
        <w:rPr>
          <w:rFonts w:ascii="Arial" w:hAnsi="Arial" w:cs="Arial"/>
          <w:sz w:val="22"/>
          <w:szCs w:val="22"/>
        </w:rPr>
        <w:t xml:space="preserve">interested in </w:t>
      </w:r>
      <w:r w:rsidR="006F3634">
        <w:rPr>
          <w:rFonts w:ascii="Arial" w:hAnsi="Arial" w:cs="Arial"/>
          <w:sz w:val="22"/>
          <w:szCs w:val="22"/>
        </w:rPr>
        <w:t xml:space="preserve">identifying pollen to species via DNA sequencing approaches </w:t>
      </w:r>
      <w:r w:rsidR="00F258AE">
        <w:rPr>
          <w:rFonts w:ascii="Arial" w:hAnsi="Arial" w:cs="Arial"/>
          <w:sz w:val="22"/>
          <w:szCs w:val="22"/>
        </w:rPr>
        <w:t>to quantify pollen communities of specific pollinators</w:t>
      </w:r>
      <w:r w:rsidR="00492CCC">
        <w:rPr>
          <w:rFonts w:ascii="Arial" w:hAnsi="Arial" w:cs="Arial"/>
          <w:sz w:val="22"/>
          <w:szCs w:val="22"/>
        </w:rPr>
        <w:t>.</w:t>
      </w:r>
      <w:r w:rsidR="00F258AE">
        <w:rPr>
          <w:rFonts w:ascii="Arial" w:hAnsi="Arial" w:cs="Arial"/>
          <w:sz w:val="22"/>
          <w:szCs w:val="22"/>
        </w:rPr>
        <w:t xml:space="preserve"> </w:t>
      </w:r>
      <w:r w:rsidR="00492CCC">
        <w:rPr>
          <w:rFonts w:ascii="Arial" w:hAnsi="Arial" w:cs="Arial"/>
          <w:sz w:val="22"/>
          <w:szCs w:val="22"/>
        </w:rPr>
        <w:t>S</w:t>
      </w:r>
      <w:r w:rsidR="00F258AE">
        <w:rPr>
          <w:rFonts w:ascii="Arial" w:hAnsi="Arial" w:cs="Arial"/>
          <w:sz w:val="22"/>
          <w:szCs w:val="22"/>
        </w:rPr>
        <w:t>o</w:t>
      </w:r>
      <w:r w:rsidR="00492CCC">
        <w:rPr>
          <w:rFonts w:ascii="Arial" w:hAnsi="Arial" w:cs="Arial"/>
          <w:sz w:val="22"/>
          <w:szCs w:val="22"/>
        </w:rPr>
        <w:t>,</w:t>
      </w:r>
      <w:r w:rsidR="00F258AE">
        <w:rPr>
          <w:rFonts w:ascii="Arial" w:hAnsi="Arial" w:cs="Arial"/>
          <w:sz w:val="22"/>
          <w:szCs w:val="22"/>
        </w:rPr>
        <w:t xml:space="preserve"> too</w:t>
      </w:r>
      <w:r w:rsidR="00492CCC">
        <w:rPr>
          <w:rFonts w:ascii="Arial" w:hAnsi="Arial" w:cs="Arial"/>
          <w:sz w:val="22"/>
          <w:szCs w:val="22"/>
        </w:rPr>
        <w:t>,</w:t>
      </w:r>
      <w:r w:rsidR="00F258AE">
        <w:rPr>
          <w:rFonts w:ascii="Arial" w:hAnsi="Arial" w:cs="Arial"/>
          <w:sz w:val="22"/>
          <w:szCs w:val="22"/>
        </w:rPr>
        <w:t xml:space="preserve"> could graduate students with DNA sequencing skills interested in identifying insects</w:t>
      </w:r>
      <w:r w:rsidR="00F34665">
        <w:rPr>
          <w:rFonts w:ascii="Arial" w:hAnsi="Arial" w:cs="Arial"/>
          <w:sz w:val="22"/>
          <w:szCs w:val="22"/>
        </w:rPr>
        <w:t>.</w:t>
      </w:r>
      <w:r w:rsidR="00E04485">
        <w:rPr>
          <w:rFonts w:ascii="Arial" w:hAnsi="Arial" w:cs="Arial"/>
          <w:sz w:val="22"/>
          <w:szCs w:val="22"/>
        </w:rPr>
        <w:t xml:space="preserve"> These students could move on to careers in federal or state agencies or agricultural businesses.</w:t>
      </w:r>
    </w:p>
    <w:p w14:paraId="64B6BD0C" w14:textId="2A8626BB" w:rsidR="009C73B3" w:rsidRPr="009C73B3" w:rsidRDefault="00995C85" w:rsidP="0072026D">
      <w:pPr>
        <w:ind w:firstLine="720"/>
        <w:rPr>
          <w:rFonts w:ascii="Arial" w:hAnsi="Arial" w:cs="Arial"/>
          <w:sz w:val="22"/>
          <w:szCs w:val="22"/>
        </w:rPr>
      </w:pPr>
      <w:ins w:id="583" w:author="Susan Kalisz" w:date="2017-01-30T23:06:00Z">
        <w:r>
          <w:rPr>
            <w:rFonts w:ascii="Arial" w:hAnsi="Arial" w:cs="Arial"/>
            <w:b/>
            <w:sz w:val="22"/>
            <w:szCs w:val="22"/>
          </w:rPr>
          <w:t>Analysis of b</w:t>
        </w:r>
      </w:ins>
      <w:ins w:id="584" w:author="Susan Kalisz" w:date="2017-01-30T21:23:00Z">
        <w:r w:rsidR="00114139">
          <w:rPr>
            <w:rFonts w:ascii="Arial" w:hAnsi="Arial" w:cs="Arial"/>
            <w:b/>
            <w:sz w:val="22"/>
            <w:szCs w:val="22"/>
          </w:rPr>
          <w:t xml:space="preserve">iodiversity </w:t>
        </w:r>
      </w:ins>
      <w:ins w:id="585" w:author="Susan Kalisz" w:date="2017-01-30T23:06:00Z">
        <w:r>
          <w:rPr>
            <w:rFonts w:ascii="Arial" w:hAnsi="Arial" w:cs="Arial"/>
            <w:b/>
            <w:sz w:val="22"/>
            <w:szCs w:val="22"/>
          </w:rPr>
          <w:t>hierarchies</w:t>
        </w:r>
      </w:ins>
      <w:r w:rsidR="009C73B3" w:rsidRPr="00C47C9A">
        <w:rPr>
          <w:rFonts w:ascii="Arial" w:hAnsi="Arial" w:cs="Arial"/>
          <w:b/>
          <w:sz w:val="22"/>
          <w:szCs w:val="22"/>
        </w:rPr>
        <w:t>:</w:t>
      </w:r>
      <w:r w:rsidR="009C73B3">
        <w:rPr>
          <w:rFonts w:ascii="Arial" w:hAnsi="Arial" w:cs="Arial"/>
          <w:sz w:val="22"/>
          <w:szCs w:val="22"/>
        </w:rPr>
        <w:t xml:space="preserve"> Research </w:t>
      </w:r>
      <w:ins w:id="586" w:author="Susan Kalisz" w:date="2017-01-30T21:23:00Z">
        <w:r w:rsidR="00114139">
          <w:rPr>
            <w:rFonts w:ascii="Arial" w:hAnsi="Arial" w:cs="Arial"/>
            <w:sz w:val="22"/>
            <w:szCs w:val="22"/>
          </w:rPr>
          <w:t>in</w:t>
        </w:r>
      </w:ins>
      <w:r w:rsidR="009C73B3">
        <w:rPr>
          <w:rFonts w:ascii="Arial" w:hAnsi="Arial" w:cs="Arial"/>
          <w:sz w:val="22"/>
          <w:szCs w:val="22"/>
        </w:rPr>
        <w:t xml:space="preserve"> phylogenetic methods to address key questions in macroevolution and ecology. </w:t>
      </w:r>
      <w:r w:rsidR="00CF402E">
        <w:rPr>
          <w:rFonts w:ascii="Arial" w:hAnsi="Arial" w:cs="Arial"/>
          <w:sz w:val="22"/>
          <w:szCs w:val="22"/>
        </w:rPr>
        <w:t xml:space="preserve">Most notably, one focus </w:t>
      </w:r>
      <w:r w:rsidR="00CE2DC9">
        <w:rPr>
          <w:rFonts w:ascii="Arial" w:hAnsi="Arial" w:cs="Arial"/>
          <w:sz w:val="22"/>
          <w:szCs w:val="22"/>
        </w:rPr>
        <w:t xml:space="preserve">of O’Meara and colleagues </w:t>
      </w:r>
      <w:r w:rsidR="00CF402E">
        <w:rPr>
          <w:rFonts w:ascii="Arial" w:hAnsi="Arial" w:cs="Arial"/>
          <w:sz w:val="22"/>
          <w:szCs w:val="22"/>
        </w:rPr>
        <w:t xml:space="preserve">has been development and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 </w:instrTex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EN.CITE.DATA </w:instrText>
      </w:r>
      <w:r w:rsidR="00B64D8A">
        <w:rPr>
          <w:rFonts w:ascii="Arial" w:hAnsi="Arial" w:cs="Arial"/>
          <w:sz w:val="22"/>
          <w:szCs w:val="22"/>
        </w:rPr>
      </w:r>
      <w:r w:rsidR="00B64D8A">
        <w:rPr>
          <w:rFonts w:ascii="Arial" w:hAnsi="Arial" w:cs="Arial"/>
          <w:sz w:val="22"/>
          <w:szCs w:val="22"/>
        </w:rPr>
        <w:fldChar w:fldCharType="end"/>
      </w:r>
      <w:r w:rsidR="00B64D8A">
        <w:rPr>
          <w:rFonts w:ascii="Arial" w:hAnsi="Arial" w:cs="Arial"/>
          <w:sz w:val="22"/>
          <w:szCs w:val="22"/>
        </w:rPr>
      </w:r>
      <w:r w:rsidR="00B64D8A">
        <w:rPr>
          <w:rFonts w:ascii="Arial" w:hAnsi="Arial" w:cs="Arial"/>
          <w:sz w:val="22"/>
          <w:szCs w:val="22"/>
        </w:rPr>
        <w:fldChar w:fldCharType="separate"/>
      </w:r>
      <w:r w:rsidR="00B64D8A">
        <w:rPr>
          <w:rFonts w:ascii="Arial" w:hAnsi="Arial" w:cs="Arial"/>
          <w:noProof/>
          <w:sz w:val="22"/>
          <w:szCs w:val="22"/>
        </w:rPr>
        <w:t>(O'Meara 2010)</w:t>
      </w:r>
      <w:r w:rsidR="00B64D8A">
        <w:rPr>
          <w:rFonts w:ascii="Arial" w:hAnsi="Arial" w:cs="Arial"/>
          <w:sz w:val="22"/>
          <w:szCs w:val="22"/>
        </w:rPr>
        <w:fldChar w:fldCharType="end"/>
      </w:r>
      <w:r w:rsidR="00CF402E">
        <w:rPr>
          <w:rFonts w:ascii="Arial" w:hAnsi="Arial" w:cs="Arial"/>
          <w:sz w:val="22"/>
          <w:szCs w:val="22"/>
        </w:rPr>
        <w:t xml:space="preserve">, including 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&lt;EndNote&gt;&lt;Cite&gt;&lt;Author&gt;Niemiller&lt;/Author&gt;&lt;Year&gt;2011&lt;/Year&gt;&lt;RecNum&gt;21317&lt;/RecNum&gt;&lt;DisplayText&gt;(Niemiller et al. 2011)&lt;/DisplayText&gt;&lt;record&gt;&lt;rec-number&gt;21317&lt;/rec-number&gt;&lt;foreign-keys&gt;&lt;key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(Niemiller et al. 2011)</w:t>
      </w:r>
      <w:r w:rsidR="00B64D8A">
        <w:rPr>
          <w:rFonts w:ascii="Arial" w:hAnsi="Arial" w:cs="Arial"/>
          <w:sz w:val="22"/>
          <w:szCs w:val="22"/>
        </w:rPr>
        <w:fldChar w:fldCharType="end"/>
      </w:r>
      <w:r w:rsidR="00CF402E">
        <w:rPr>
          <w:rFonts w:ascii="Arial" w:hAnsi="Arial" w:cs="Arial"/>
          <w:sz w:val="22"/>
          <w:szCs w:val="22"/>
        </w:rPr>
        <w:t xml:space="preserve"> and North American bats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&lt;EndNote&gt;&lt;Cite&gt;&lt;Author&gt;Jackson&lt;/Author&gt;&lt;Year&gt;2016&lt;/Year&gt;&lt;RecNum&gt;29069&lt;/RecNum&gt;&lt;DisplayText&gt;(Jackson et al. 2016)&lt;/DisplayText&gt;&lt;record&gt;&lt;rec-number&gt;29069&lt;/rec-number&gt;&lt;foreign-keys&gt;&lt;key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(Jackson et al. 2016)</w:t>
      </w:r>
      <w:r w:rsidR="00B64D8A">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580325">
        <w:rPr>
          <w:rFonts w:ascii="Arial" w:hAnsi="Arial" w:cs="Arial"/>
          <w:sz w:val="22"/>
          <w:szCs w:val="22"/>
        </w:rPr>
        <w:t xml:space="preserve">Such skills are key to being able to identify biodiversity, 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0F8A5E1C" w14:textId="77889724" w:rsidR="004864CC" w:rsidRDefault="00114139" w:rsidP="0072026D">
      <w:pPr>
        <w:ind w:firstLine="720"/>
        <w:rPr>
          <w:rFonts w:ascii="Arial" w:hAnsi="Arial" w:cs="Arial"/>
          <w:sz w:val="22"/>
          <w:szCs w:val="22"/>
        </w:rPr>
      </w:pPr>
      <w:proofErr w:type="gramStart"/>
      <w:ins w:id="587" w:author="Susan Kalisz" w:date="2017-01-30T21:24:00Z">
        <w:r>
          <w:rPr>
            <w:rFonts w:ascii="Arial" w:hAnsi="Arial" w:cs="Arial"/>
            <w:b/>
            <w:sz w:val="22"/>
            <w:szCs w:val="22"/>
          </w:rPr>
          <w:t xml:space="preserve">Technology </w:t>
        </w:r>
      </w:ins>
      <w:r w:rsidR="0028712C" w:rsidRPr="00C47C9A">
        <w:rPr>
          <w:rFonts w:ascii="Arial" w:hAnsi="Arial" w:cs="Arial"/>
          <w:b/>
          <w:sz w:val="22"/>
          <w:szCs w:val="22"/>
        </w:rPr>
        <w:t>:</w:t>
      </w:r>
      <w:proofErr w:type="gramEnd"/>
      <w:r w:rsidR="0028712C" w:rsidRPr="00C47C9A">
        <w:rPr>
          <w:rFonts w:ascii="Arial" w:hAnsi="Arial" w:cs="Arial"/>
          <w:b/>
          <w:sz w:val="22"/>
          <w:szCs w:val="22"/>
        </w:rPr>
        <w:t xml:space="preserve"> </w:t>
      </w:r>
      <w:r w:rsidR="00194EE3">
        <w:rPr>
          <w:rFonts w:ascii="Arial" w:hAnsi="Arial" w:cs="Arial"/>
          <w:sz w:val="22"/>
          <w:szCs w:val="22"/>
        </w:rPr>
        <w:t>This 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proofErr w:type="spellStart"/>
      <w:r w:rsidR="004864CC">
        <w:rPr>
          <w:rFonts w:ascii="Arial" w:hAnsi="Arial" w:cs="Arial"/>
          <w:sz w:val="22"/>
          <w:szCs w:val="22"/>
        </w:rPr>
        <w:t>Tripal</w:t>
      </w:r>
      <w:proofErr w:type="spellEnd"/>
      <w:r w:rsidR="0028712C">
        <w:rPr>
          <w:rFonts w:ascii="Arial" w:hAnsi="Arial" w:cs="Arial"/>
          <w:sz w:val="22"/>
          <w:szCs w:val="22"/>
        </w:rPr>
        <w:t xml:space="preserve"> project</w:t>
      </w:r>
      <w:r w:rsidR="004864CC">
        <w:rPr>
          <w:rFonts w:ascii="Arial" w:hAnsi="Arial" w:cs="Arial"/>
          <w:sz w:val="22"/>
          <w:szCs w:val="22"/>
        </w:rPr>
        <w:t xml:space="preserve">). </w:t>
      </w:r>
      <w:r w:rsidR="00492CCC">
        <w:rPr>
          <w:rFonts w:ascii="Arial" w:hAnsi="Arial" w:cs="Arial"/>
          <w:sz w:val="22"/>
          <w:szCs w:val="22"/>
        </w:rPr>
        <w:t xml:space="preserve">Dr. </w:t>
      </w:r>
      <w:proofErr w:type="spellStart"/>
      <w:r w:rsidR="00492CCC">
        <w:rPr>
          <w:rFonts w:ascii="Arial" w:hAnsi="Arial" w:cs="Arial"/>
          <w:sz w:val="22"/>
          <w:szCs w:val="22"/>
        </w:rPr>
        <w:t>Staton</w:t>
      </w:r>
      <w:proofErr w:type="spellEnd"/>
      <w:r w:rsidR="00492CCC">
        <w:rPr>
          <w:rFonts w:ascii="Arial" w:hAnsi="Arial" w:cs="Arial"/>
          <w:sz w:val="22"/>
          <w:szCs w:val="22"/>
        </w:rPr>
        <w:t xml:space="preserve">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p>
    <w:p w14:paraId="41A79ACF" w14:textId="0641B69D" w:rsidR="00492CCC" w:rsidRDefault="00492CCC">
      <w:pPr>
        <w:rPr>
          <w:rFonts w:ascii="Arial" w:hAnsi="Arial" w:cs="Arial"/>
          <w:b/>
          <w:sz w:val="22"/>
          <w:szCs w:val="22"/>
        </w:rPr>
      </w:pPr>
    </w:p>
    <w:p w14:paraId="657E8717" w14:textId="2207670D" w:rsidR="008F29F2" w:rsidRPr="00650BEC" w:rsidRDefault="00345B38" w:rsidP="00394FB2">
      <w:pPr>
        <w:spacing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w:t>
      </w:r>
      <w:commentRangeStart w:id="588"/>
      <w:r w:rsidR="008F29F2" w:rsidRPr="00650BEC">
        <w:rPr>
          <w:rFonts w:ascii="Arial" w:hAnsi="Arial" w:cs="Arial"/>
          <w:b/>
          <w:sz w:val="22"/>
          <w:szCs w:val="22"/>
        </w:rPr>
        <w:t>mpacts</w:t>
      </w:r>
      <w:commentRangeEnd w:id="588"/>
      <w:r w:rsidR="00AD552D">
        <w:rPr>
          <w:rStyle w:val="CommentReference"/>
        </w:rPr>
        <w:commentReference w:id="588"/>
      </w:r>
    </w:p>
    <w:p w14:paraId="0ECB4A04" w14:textId="6CC40A16" w:rsidR="007942DE" w:rsidRDefault="002D17C9" w:rsidP="0041485C">
      <w:pPr>
        <w:ind w:firstLine="720"/>
        <w:contextualSpacing/>
        <w:rPr>
          <w:rFonts w:ascii="Arial" w:hAnsi="Arial" w:cs="Arial"/>
          <w:sz w:val="22"/>
          <w:szCs w:val="22"/>
        </w:rPr>
      </w:pPr>
      <w:ins w:id="589" w:author="Brian O'Meara" w:date="2017-02-03T01:19:00Z">
        <w:r>
          <w:rPr>
            <w:rFonts w:ascii="Arial" w:hAnsi="Arial" w:cs="Arial"/>
            <w:sz w:val="22"/>
            <w:szCs w:val="22"/>
          </w:rPr>
          <w:t>Science g</w:t>
        </w:r>
      </w:ins>
      <w:r w:rsidR="00B470EB" w:rsidRPr="00650BEC">
        <w:rPr>
          <w:rFonts w:ascii="Arial" w:hAnsi="Arial" w:cs="Arial"/>
          <w:sz w:val="22"/>
          <w:szCs w:val="22"/>
        </w:rPr>
        <w:t>raduate programs</w:t>
      </w:r>
      <w:ins w:id="590" w:author="Brian O'Meara" w:date="2017-02-03T01:19:00Z">
        <w:r>
          <w:rPr>
            <w:rFonts w:ascii="Arial" w:hAnsi="Arial" w:cs="Arial"/>
            <w:sz w:val="22"/>
            <w:szCs w:val="22"/>
          </w:rPr>
          <w:t xml:space="preserve"> need to train students for a broad array of careers</w:t>
        </w:r>
      </w:ins>
      <w:r w:rsidR="00B470EB" w:rsidRPr="00650BEC">
        <w:rPr>
          <w:rFonts w:ascii="Arial" w:hAnsi="Arial" w:cs="Arial"/>
          <w:sz w:val="22"/>
          <w:szCs w:val="22"/>
        </w:rPr>
        <w:t xml:space="preserve"> </w:t>
      </w:r>
      <w:r w:rsidR="00B470EB" w:rsidRPr="00650BEC">
        <w:rPr>
          <w:rFonts w:ascii="Arial" w:hAnsi="Arial" w:cs="Arial"/>
          <w:sz w:val="22"/>
          <w:szCs w:val="22"/>
        </w:rPr>
        <w:fldChar w:fldCharType="begin"/>
      </w:r>
      <w:r w:rsidR="00B470EB" w:rsidRPr="00650BEC">
        <w:rPr>
          <w:rFonts w:ascii="Arial" w:hAnsi="Arial" w:cs="Arial"/>
          <w:sz w:val="22"/>
          <w:szCs w:val="22"/>
        </w:rPr>
        <w:instrText xml:space="preserve"> ADDIN EN.CITE &lt;EndNote&gt;&lt;Cite ExcludeAuth="1"&gt;&lt;Year&gt;2014&lt;/Year&gt;&lt;RecNum&gt;29063&lt;/RecNum&gt;&lt;Prefix&gt;Nature Editorial Board &lt;/Prefix&gt;&lt;DisplayText&gt;(Nature Editorial Board 2014)&lt;/DisplayText&gt;&lt;record&gt;&lt;rec-number&gt;29063&lt;/rec-number&gt;&lt;foreign-keys&gt;&lt;key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50BEC">
        <w:rPr>
          <w:rFonts w:ascii="Arial" w:hAnsi="Arial" w:cs="Arial"/>
          <w:sz w:val="22"/>
          <w:szCs w:val="22"/>
        </w:rPr>
        <w:fldChar w:fldCharType="separate"/>
      </w:r>
      <w:r w:rsidR="00B470EB" w:rsidRPr="00650BEC">
        <w:rPr>
          <w:rFonts w:ascii="Arial" w:hAnsi="Arial" w:cs="Arial"/>
          <w:sz w:val="22"/>
          <w:szCs w:val="22"/>
        </w:rPr>
        <w:t>(Nature Editorial Board 2014)</w:t>
      </w:r>
      <w:r w:rsidR="00B470EB" w:rsidRPr="00650BEC">
        <w:rPr>
          <w:rFonts w:ascii="Arial" w:hAnsi="Arial" w:cs="Arial"/>
          <w:sz w:val="22"/>
          <w:szCs w:val="22"/>
        </w:rPr>
        <w:fldChar w:fldCharType="end"/>
      </w:r>
      <w:r w:rsidR="00F67D7A">
        <w:rPr>
          <w:rFonts w:ascii="Arial" w:hAnsi="Arial" w:cs="Arial"/>
          <w:sz w:val="22"/>
          <w:szCs w:val="22"/>
        </w:rPr>
        <w:t>. However, few graduate programs</w:t>
      </w:r>
      <w:r w:rsidR="00B470EB" w:rsidRPr="00650BEC">
        <w:rPr>
          <w:rFonts w:ascii="Arial" w:hAnsi="Arial" w:cs="Arial"/>
          <w:sz w:val="22"/>
          <w:szCs w:val="22"/>
        </w:rPr>
        <w:t xml:space="preserve"> are configured for broader career outcomes. This project builds connections between graduate students and professionals outside academia while training students for a wide variety of positions focused on biodiversity. The addition of necessary practical skills such as project management</w:t>
      </w:r>
      <w:r w:rsidR="00C1735F">
        <w:rPr>
          <w:rFonts w:ascii="Arial" w:hAnsi="Arial" w:cs="Arial"/>
          <w:sz w:val="22"/>
          <w:szCs w:val="22"/>
        </w:rPr>
        <w:t>, science communication,</w:t>
      </w:r>
      <w:r w:rsidR="00B470EB" w:rsidRPr="00650BEC">
        <w:rPr>
          <w:rFonts w:ascii="Arial" w:hAnsi="Arial" w:cs="Arial"/>
          <w:sz w:val="22"/>
          <w:szCs w:val="22"/>
        </w:rPr>
        <w:t xml:space="preserve"> </w:t>
      </w:r>
      <w:r w:rsidR="00B470EB" w:rsidRPr="00C47C9A">
        <w:rPr>
          <w:rFonts w:ascii="Arial" w:hAnsi="Arial" w:cs="Arial"/>
          <w:sz w:val="22"/>
          <w:szCs w:val="22"/>
        </w:rPr>
        <w:t xml:space="preserve">and </w:t>
      </w:r>
      <w:r w:rsidR="00C1735F" w:rsidRPr="00C47C9A">
        <w:rPr>
          <w:rFonts w:ascii="Arial" w:hAnsi="Arial" w:cs="Arial"/>
          <w:sz w:val="22"/>
          <w:szCs w:val="22"/>
        </w:rPr>
        <w:t xml:space="preserve">program </w:t>
      </w:r>
      <w:r w:rsidR="00B470EB" w:rsidRPr="00C47C9A">
        <w:rPr>
          <w:rFonts w:ascii="Arial" w:hAnsi="Arial" w:cs="Arial"/>
          <w:sz w:val="22"/>
          <w:szCs w:val="22"/>
        </w:rPr>
        <w:t>assessment</w:t>
      </w:r>
      <w:r w:rsidR="00B470EB" w:rsidRPr="00C1735F">
        <w:rPr>
          <w:rFonts w:ascii="Arial" w:hAnsi="Arial" w:cs="Arial"/>
          <w:sz w:val="22"/>
          <w:szCs w:val="22"/>
        </w:rPr>
        <w:t xml:space="preserve"> will position graduates to be strongly competitive and ultimately more</w:t>
      </w:r>
      <w:r w:rsidR="00B470EB" w:rsidRPr="00650BEC">
        <w:rPr>
          <w:rFonts w:ascii="Arial" w:hAnsi="Arial" w:cs="Arial"/>
          <w:sz w:val="22"/>
          <w:szCs w:val="22"/>
        </w:rPr>
        <w:t xml:space="preserve"> 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00B470EB" w:rsidRPr="00650BEC">
        <w:rPr>
          <w:rFonts w:ascii="Arial" w:hAnsi="Arial" w:cs="Arial"/>
          <w:sz w:val="22"/>
          <w:szCs w:val="22"/>
        </w:rPr>
        <w:t xml:space="preserve"> to modeling population movement with climate change</w:t>
      </w:r>
      <w:r w:rsidR="00492CCC">
        <w:rPr>
          <w:rFonts w:ascii="Arial" w:hAnsi="Arial" w:cs="Arial"/>
          <w:sz w:val="22"/>
          <w:szCs w:val="22"/>
        </w:rPr>
        <w:t>,</w:t>
      </w:r>
      <w:r w:rsidR="00B470EB"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 xml:space="preserve">Our approach is radically different: with this program, the “alternate” career is academia – our goal is to get our students out into the world working with real world biodiversity questions. </w:t>
      </w:r>
      <w:r w:rsidR="00FC40B0">
        <w:rPr>
          <w:rFonts w:ascii="Arial" w:hAnsi="Arial" w:cs="Arial"/>
          <w:sz w:val="22"/>
          <w:szCs w:val="22"/>
        </w:rPr>
        <w:t xml:space="preserve">Both the academic and non-academic paths have great value, but the latter needs much more emphasis. The triumphs and failures of this program, which will be communicated throughout the grant,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other programs can adopt when they choose to bring the same rigor and attention to non-academic paths as to academic ones.</w:t>
      </w:r>
    </w:p>
    <w:p w14:paraId="2341F146" w14:textId="41A6E39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t>
      </w:r>
      <w:r>
        <w:rPr>
          <w:rFonts w:ascii="Arial" w:hAnsi="Arial" w:cs="Arial"/>
          <w:sz w:val="22"/>
          <w:szCs w:val="22"/>
        </w:rPr>
        <w:lastRenderedPageBreak/>
        <w:t xml:space="preserve">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w:t>
      </w:r>
      <w:proofErr w:type="spellStart"/>
      <w:r w:rsidR="00212362">
        <w:rPr>
          <w:rFonts w:ascii="Arial" w:hAnsi="Arial" w:cs="Arial"/>
          <w:sz w:val="22"/>
          <w:szCs w:val="22"/>
        </w:rPr>
        <w:t>Shubin</w:t>
      </w:r>
      <w:proofErr w:type="spellEnd"/>
      <w:r w:rsidR="00212362">
        <w:rPr>
          <w:rFonts w:ascii="Arial" w:hAnsi="Arial" w:cs="Arial"/>
          <w:sz w:val="22"/>
          <w:szCs w:val="22"/>
        </w:rPr>
        <w:t xml:space="preserve">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7777777" w:rsidR="00B470EB" w:rsidRPr="00650BEC" w:rsidRDefault="00B470EB">
      <w:pPr>
        <w:contextualSpacing/>
        <w:rPr>
          <w:rFonts w:ascii="Arial" w:hAnsi="Arial" w:cs="Arial"/>
          <w:b/>
          <w:sz w:val="22"/>
          <w:szCs w:val="22"/>
        </w:rPr>
      </w:pPr>
    </w:p>
    <w:p w14:paraId="5ABE6CDE" w14:textId="45C4E286" w:rsidR="008F29F2" w:rsidRPr="00650BEC" w:rsidRDefault="006C2EFC" w:rsidP="00394FB2">
      <w:pPr>
        <w:spacing w:after="120"/>
        <w:outlineLvl w:val="0"/>
        <w:rPr>
          <w:rFonts w:ascii="Arial" w:hAnsi="Arial" w:cs="Arial"/>
          <w:b/>
          <w:sz w:val="22"/>
          <w:szCs w:val="22"/>
        </w:rPr>
      </w:pPr>
      <w:ins w:id="591" w:author="Brian O'Meara" w:date="2017-01-29T20:56:00Z">
        <w:r w:rsidRPr="0091175E">
          <w:rPr>
            <w:rFonts w:ascii="Arial" w:hAnsi="Arial" w:cs="Arial"/>
            <w:noProof/>
            <w:sz w:val="22"/>
            <w:szCs w:val="22"/>
          </w:rPr>
          <w:drawing>
            <wp:anchor distT="0" distB="0" distL="114300" distR="114300" simplePos="0" relativeHeight="251675648" behindDoc="0" locked="0" layoutInCell="1" allowOverlap="1" wp14:anchorId="0D1D983C" wp14:editId="35E2944B">
              <wp:simplePos x="0" y="0"/>
              <wp:positionH relativeFrom="column">
                <wp:posOffset>1042670</wp:posOffset>
              </wp:positionH>
              <wp:positionV relativeFrom="paragraph">
                <wp:posOffset>-114935</wp:posOffset>
              </wp:positionV>
              <wp:extent cx="3603625" cy="5725795"/>
              <wp:effectExtent l="5715" t="0" r="889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Chart.pdf"/>
                      <pic:cNvPicPr/>
                    </pic:nvPicPr>
                    <pic:blipFill rotWithShape="1">
                      <a:blip r:embed="rId19">
                        <a:extLst>
                          <a:ext uri="{28A0092B-C50C-407E-A947-70E740481C1C}">
                            <a14:useLocalDpi xmlns:a14="http://schemas.microsoft.com/office/drawing/2010/main" val="0"/>
                          </a:ext>
                        </a:extLst>
                      </a:blip>
                      <a:srcRect l="9568" r="8967"/>
                      <a:stretch/>
                    </pic:blipFill>
                    <pic:spPr bwMode="auto">
                      <a:xfrm rot="16200000">
                        <a:off x="0" y="0"/>
                        <a:ext cx="3603625" cy="572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345B38">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w:t>
      </w:r>
      <w:commentRangeStart w:id="592"/>
      <w:r w:rsidR="00FF25FD" w:rsidRPr="00650BEC">
        <w:rPr>
          <w:rFonts w:ascii="Arial" w:hAnsi="Arial" w:cs="Arial"/>
          <w:b/>
          <w:sz w:val="22"/>
          <w:szCs w:val="22"/>
        </w:rPr>
        <w:t>nt</w:t>
      </w:r>
      <w:commentRangeEnd w:id="592"/>
      <w:r w:rsidR="008C68A2">
        <w:rPr>
          <w:rStyle w:val="CommentReference"/>
        </w:rPr>
        <w:commentReference w:id="592"/>
      </w:r>
    </w:p>
    <w:p w14:paraId="20BC1C1B" w14:textId="1C46089B"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They already are well-connected (</w:t>
      </w:r>
      <w:r w:rsidR="006B3BB5">
        <w:rPr>
          <w:rFonts w:ascii="Arial" w:hAnsi="Arial" w:cs="Arial"/>
          <w:sz w:val="22"/>
          <w:szCs w:val="22"/>
        </w:rPr>
        <w:t xml:space="preserve">for example, </w:t>
      </w:r>
      <w:proofErr w:type="spellStart"/>
      <w:r w:rsidRPr="00650BEC">
        <w:rPr>
          <w:rFonts w:ascii="Arial" w:hAnsi="Arial" w:cs="Arial"/>
          <w:sz w:val="22"/>
          <w:szCs w:val="22"/>
        </w:rPr>
        <w:t>Kwit</w:t>
      </w:r>
      <w:proofErr w:type="spellEnd"/>
      <w:r w:rsidRPr="00650BEC">
        <w:rPr>
          <w:rFonts w:ascii="Arial" w:hAnsi="Arial" w:cs="Arial"/>
          <w:sz w:val="22"/>
          <w:szCs w:val="22"/>
        </w:rPr>
        <w:t xml:space="preserve"> spans two involved departments</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w:t>
      </w:r>
      <w:proofErr w:type="spellStart"/>
      <w:r w:rsidRPr="00650BEC">
        <w:rPr>
          <w:rFonts w:ascii="Arial" w:hAnsi="Arial" w:cs="Arial"/>
          <w:sz w:val="22"/>
          <w:szCs w:val="22"/>
        </w:rPr>
        <w:t>Staton</w:t>
      </w:r>
      <w:proofErr w:type="spellEnd"/>
      <w:r w:rsidRPr="00650BEC">
        <w:rPr>
          <w:rFonts w:ascii="Arial" w:hAnsi="Arial" w:cs="Arial"/>
          <w:sz w:val="22"/>
          <w:szCs w:val="22"/>
        </w:rPr>
        <w:t xml:space="preserve">, Kalisz, and O’Meara are all affiliated with NIMBioS). </w:t>
      </w:r>
    </w:p>
    <w:p w14:paraId="14C2961B" w14:textId="5765044F" w:rsidR="00CC18A1" w:rsidRDefault="00CC18A1" w:rsidP="00CC18A1">
      <w:pPr>
        <w:contextualSpacing/>
        <w:rPr>
          <w:ins w:id="593" w:author="Brian O'Meara" w:date="2017-01-29T20:56:00Z"/>
          <w:rFonts w:ascii="Arial" w:hAnsi="Arial" w:cs="Arial"/>
          <w:sz w:val="22"/>
          <w:szCs w:val="22"/>
          <w:highlight w:val="yellow"/>
        </w:rPr>
      </w:pPr>
    </w:p>
    <w:p w14:paraId="5D53B285" w14:textId="7EE9DB0A" w:rsidR="00FF25FD" w:rsidRPr="00650BEC" w:rsidRDefault="006B3BB5" w:rsidP="005E7495">
      <w:pPr>
        <w:ind w:firstLine="720"/>
        <w:contextualSpacing/>
        <w:rPr>
          <w:rFonts w:ascii="Arial" w:hAnsi="Arial" w:cs="Arial"/>
          <w:sz w:val="22"/>
          <w:szCs w:val="22"/>
        </w:rPr>
      </w:pPr>
      <w:r>
        <w:rPr>
          <w:rFonts w:ascii="Arial" w:hAnsi="Arial" w:cs="Arial"/>
          <w:sz w:val="22"/>
          <w:szCs w:val="22"/>
        </w:rPr>
        <w:t xml:space="preserve">As PI, </w:t>
      </w:r>
      <w:r w:rsidR="00FF25FD" w:rsidRPr="00650BEC">
        <w:rPr>
          <w:rFonts w:ascii="Arial" w:hAnsi="Arial" w:cs="Arial"/>
          <w:sz w:val="22"/>
          <w:szCs w:val="22"/>
        </w:rPr>
        <w:t xml:space="preserve">O’Meara will </w:t>
      </w:r>
      <w:ins w:id="594" w:author="Susan Kalisz" w:date="2017-01-30T21:30:00Z">
        <w:r w:rsidR="00114139">
          <w:rPr>
            <w:rFonts w:ascii="Arial" w:hAnsi="Arial" w:cs="Arial"/>
            <w:sz w:val="22"/>
            <w:szCs w:val="22"/>
          </w:rPr>
          <w:t>oversee</w:t>
        </w:r>
        <w:r w:rsidR="00114139" w:rsidRPr="00650BEC">
          <w:rPr>
            <w:rFonts w:ascii="Arial" w:hAnsi="Arial" w:cs="Arial"/>
            <w:sz w:val="22"/>
            <w:szCs w:val="22"/>
          </w:rPr>
          <w:t xml:space="preserve"> </w:t>
        </w:r>
      </w:ins>
      <w:r w:rsidR="00FF25FD" w:rsidRPr="00650BEC">
        <w:rPr>
          <w:rFonts w:ascii="Arial" w:hAnsi="Arial" w:cs="Arial"/>
          <w:sz w:val="22"/>
          <w:szCs w:val="22"/>
        </w:rPr>
        <w:t xml:space="preserve">the </w:t>
      </w:r>
      <w:ins w:id="595" w:author="Susan Kalisz" w:date="2017-01-30T21:30:00Z">
        <w:r w:rsidR="00114139" w:rsidRPr="00650BEC">
          <w:rPr>
            <w:rFonts w:ascii="Arial" w:hAnsi="Arial" w:cs="Arial"/>
            <w:sz w:val="22"/>
            <w:szCs w:val="22"/>
          </w:rPr>
          <w:t>pro</w:t>
        </w:r>
        <w:r w:rsidR="00114139">
          <w:rPr>
            <w:rFonts w:ascii="Arial" w:hAnsi="Arial" w:cs="Arial"/>
            <w:sz w:val="22"/>
            <w:szCs w:val="22"/>
          </w:rPr>
          <w:t xml:space="preserve">gram to ensure we </w:t>
        </w:r>
      </w:ins>
      <w:r w:rsidR="00FF25FD" w:rsidRPr="00650BEC">
        <w:rPr>
          <w:rFonts w:ascii="Arial" w:hAnsi="Arial" w:cs="Arial"/>
          <w:sz w:val="22"/>
          <w:szCs w:val="22"/>
        </w:rPr>
        <w:t xml:space="preserve">meet </w:t>
      </w:r>
      <w:ins w:id="596" w:author="Susan Kalisz" w:date="2017-01-30T21:30:00Z">
        <w:r w:rsidR="00114139">
          <w:rPr>
            <w:rFonts w:ascii="Arial" w:hAnsi="Arial" w:cs="Arial"/>
            <w:sz w:val="22"/>
            <w:szCs w:val="22"/>
          </w:rPr>
          <w:t xml:space="preserve">our </w:t>
        </w:r>
      </w:ins>
      <w:r w:rsidR="00FF25FD" w:rsidRPr="00650BEC">
        <w:rPr>
          <w:rFonts w:ascii="Arial" w:hAnsi="Arial" w:cs="Arial"/>
          <w:sz w:val="22"/>
          <w:szCs w:val="22"/>
        </w:rPr>
        <w:t>goals</w:t>
      </w:r>
      <w:r>
        <w:rPr>
          <w:rFonts w:ascii="Arial" w:hAnsi="Arial" w:cs="Arial"/>
          <w:sz w:val="22"/>
          <w:szCs w:val="22"/>
        </w:rPr>
        <w:t>.</w:t>
      </w:r>
      <w:r w:rsidR="00FF25FD" w:rsidRPr="00650BEC">
        <w:rPr>
          <w:rFonts w:ascii="Arial" w:hAnsi="Arial" w:cs="Arial"/>
          <w:sz w:val="22"/>
          <w:szCs w:val="22"/>
        </w:rPr>
        <w:t xml:space="preserve"> </w:t>
      </w:r>
      <w:ins w:id="597" w:author="Brian O'Meara" w:date="2017-02-01T04:29:00Z">
        <w:r w:rsidR="003A4D90">
          <w:rPr>
            <w:rFonts w:ascii="Arial" w:hAnsi="Arial" w:cs="Arial"/>
            <w:sz w:val="22"/>
            <w:szCs w:val="22"/>
          </w:rPr>
          <w:t>His</w:t>
        </w:r>
      </w:ins>
      <w:ins w:id="598" w:author="Brian O'Meara" w:date="2017-02-01T04:30:00Z">
        <w:r w:rsidR="003A4D90">
          <w:rPr>
            <w:rFonts w:ascii="Arial" w:hAnsi="Arial" w:cs="Arial"/>
            <w:sz w:val="22"/>
            <w:szCs w:val="22"/>
          </w:rPr>
          <w:t xml:space="preserve"> management</w:t>
        </w:r>
      </w:ins>
      <w:ins w:id="599" w:author="Brian O'Meara" w:date="2017-02-01T04:29:00Z">
        <w:r w:rsidR="003A4D90">
          <w:rPr>
            <w:rFonts w:ascii="Arial" w:hAnsi="Arial" w:cs="Arial"/>
            <w:sz w:val="22"/>
            <w:szCs w:val="22"/>
          </w:rPr>
          <w:t xml:space="preserve"> experience includes </w:t>
        </w:r>
      </w:ins>
      <w:ins w:id="600" w:author="Susan Kalisz" w:date="2017-02-02T20:18:00Z">
        <w:r w:rsidR="00FB69F8">
          <w:rPr>
            <w:rFonts w:ascii="Arial" w:hAnsi="Arial" w:cs="Arial"/>
            <w:sz w:val="22"/>
            <w:szCs w:val="22"/>
          </w:rPr>
          <w:t>being an Associate Director for the National Institute for Mathematical and Biological Synthesis</w:t>
        </w:r>
      </w:ins>
      <w:ins w:id="601" w:author="Susan Kalisz" w:date="2017-02-02T20:19:00Z">
        <w:r w:rsidR="00FB69F8">
          <w:rPr>
            <w:rFonts w:ascii="Arial" w:hAnsi="Arial" w:cs="Arial"/>
            <w:sz w:val="22"/>
            <w:szCs w:val="22"/>
          </w:rPr>
          <w:t>,</w:t>
        </w:r>
        <w:r w:rsidR="00FB69F8" w:rsidRPr="00FB69F8">
          <w:rPr>
            <w:rFonts w:ascii="Arial" w:hAnsi="Arial" w:cs="Arial"/>
            <w:sz w:val="22"/>
            <w:szCs w:val="22"/>
          </w:rPr>
          <w:t xml:space="preserve"> </w:t>
        </w:r>
        <w:r w:rsidR="00FB69F8">
          <w:rPr>
            <w:rFonts w:ascii="Arial" w:hAnsi="Arial" w:cs="Arial"/>
            <w:sz w:val="22"/>
            <w:szCs w:val="22"/>
          </w:rPr>
          <w:t>leadership positions in the Society of Systematic Biologists,</w:t>
        </w:r>
      </w:ins>
      <w:ins w:id="602" w:author="Susan Kalisz" w:date="2017-02-02T20:18:00Z">
        <w:r w:rsidR="00FB69F8">
          <w:rPr>
            <w:rFonts w:ascii="Arial" w:hAnsi="Arial" w:cs="Arial"/>
            <w:sz w:val="22"/>
            <w:szCs w:val="22"/>
          </w:rPr>
          <w:t xml:space="preserve"> </w:t>
        </w:r>
      </w:ins>
      <w:ins w:id="603" w:author="Brian O'Meara" w:date="2017-02-01T04:30:00Z">
        <w:r w:rsidR="003A4D90">
          <w:rPr>
            <w:rFonts w:ascii="Arial" w:hAnsi="Arial" w:cs="Arial"/>
            <w:sz w:val="22"/>
            <w:szCs w:val="22"/>
          </w:rPr>
          <w:t>codirecting the</w:t>
        </w:r>
      </w:ins>
      <w:ins w:id="604" w:author="Susan Kalisz" w:date="2017-02-02T20:18:00Z">
        <w:r w:rsidR="00FB69F8">
          <w:rPr>
            <w:rFonts w:ascii="Arial" w:hAnsi="Arial" w:cs="Arial"/>
            <w:sz w:val="22"/>
            <w:szCs w:val="22"/>
          </w:rPr>
          <w:t xml:space="preserve"> annual </w:t>
        </w:r>
      </w:ins>
      <w:proofErr w:type="spellStart"/>
      <w:ins w:id="605" w:author="Brian O'Meara" w:date="2017-02-01T04:30:00Z">
        <w:r w:rsidR="003A4D90">
          <w:rPr>
            <w:rFonts w:ascii="Arial" w:hAnsi="Arial" w:cs="Arial"/>
            <w:sz w:val="22"/>
            <w:szCs w:val="22"/>
          </w:rPr>
          <w:t>iEvoBio</w:t>
        </w:r>
        <w:proofErr w:type="spellEnd"/>
        <w:r w:rsidR="003A4D90">
          <w:rPr>
            <w:rFonts w:ascii="Arial" w:hAnsi="Arial" w:cs="Arial"/>
            <w:sz w:val="22"/>
            <w:szCs w:val="22"/>
          </w:rPr>
          <w:t xml:space="preserve"> conference for three years, mentoring 11 postdocs through his lab, </w:t>
        </w:r>
      </w:ins>
      <w:ins w:id="606" w:author="Brian O'Meara" w:date="2017-02-01T04:31:00Z">
        <w:r w:rsidR="00E307AF">
          <w:rPr>
            <w:rFonts w:ascii="Arial" w:hAnsi="Arial" w:cs="Arial"/>
            <w:sz w:val="22"/>
            <w:szCs w:val="22"/>
          </w:rPr>
          <w:t xml:space="preserve">and managing over $2.2M in grants. </w:t>
        </w:r>
      </w:ins>
      <w:ins w:id="607" w:author="Brian O'Meara" w:date="2017-02-01T04:32:00Z">
        <w:r w:rsidR="00F64A2F">
          <w:rPr>
            <w:rFonts w:ascii="Arial" w:hAnsi="Arial" w:cs="Arial"/>
            <w:sz w:val="22"/>
            <w:szCs w:val="22"/>
          </w:rPr>
          <w:t>O’Meara will oversee the Project Coordinator</w:t>
        </w:r>
      </w:ins>
      <w:ins w:id="608" w:author="Susan Kalisz" w:date="2017-02-02T20:20:00Z">
        <w:r w:rsidR="00FB69F8">
          <w:rPr>
            <w:rFonts w:ascii="Arial" w:hAnsi="Arial" w:cs="Arial"/>
            <w:sz w:val="22"/>
            <w:szCs w:val="22"/>
          </w:rPr>
          <w:t>,</w:t>
        </w:r>
      </w:ins>
      <w:ins w:id="609" w:author="Brian O'Meara" w:date="2017-02-01T04:32:00Z">
        <w:r w:rsidR="00F64A2F">
          <w:rPr>
            <w:rFonts w:ascii="Arial" w:hAnsi="Arial" w:cs="Arial"/>
            <w:sz w:val="22"/>
            <w:szCs w:val="22"/>
          </w:rPr>
          <w:t xml:space="preserve"> a half time staff</w:t>
        </w:r>
      </w:ins>
      <w:ins w:id="610" w:author="Brian O'Meara" w:date="2017-02-01T04:33:00Z">
        <w:r w:rsidR="00F64A2F">
          <w:rPr>
            <w:rFonts w:ascii="Arial" w:hAnsi="Arial" w:cs="Arial"/>
            <w:sz w:val="22"/>
            <w:szCs w:val="22"/>
          </w:rPr>
          <w:t xml:space="preserve"> position </w:t>
        </w:r>
      </w:ins>
      <w:ins w:id="611" w:author="Susan Kalisz" w:date="2017-02-02T20:20:00Z">
        <w:r w:rsidR="00FB69F8">
          <w:rPr>
            <w:rFonts w:ascii="Arial" w:hAnsi="Arial" w:cs="Arial"/>
            <w:sz w:val="22"/>
            <w:szCs w:val="22"/>
          </w:rPr>
          <w:t>based</w:t>
        </w:r>
      </w:ins>
      <w:ins w:id="612" w:author="Brian O'Meara" w:date="2017-02-01T04:33:00Z">
        <w:r w:rsidR="00F64A2F">
          <w:rPr>
            <w:rFonts w:ascii="Arial" w:hAnsi="Arial" w:cs="Arial"/>
            <w:sz w:val="22"/>
            <w:szCs w:val="22"/>
          </w:rPr>
          <w:t xml:space="preserve"> in EEB</w:t>
        </w:r>
        <w:r w:rsidR="002B6C99">
          <w:rPr>
            <w:rFonts w:ascii="Arial" w:hAnsi="Arial" w:cs="Arial"/>
            <w:sz w:val="22"/>
            <w:szCs w:val="22"/>
          </w:rPr>
          <w:t xml:space="preserve">. </w:t>
        </w:r>
        <w:r w:rsidR="00F50D92">
          <w:rPr>
            <w:rFonts w:ascii="Arial" w:hAnsi="Arial" w:cs="Arial"/>
            <w:sz w:val="22"/>
            <w:szCs w:val="22"/>
          </w:rPr>
          <w:t xml:space="preserve">He or she will </w:t>
        </w:r>
      </w:ins>
      <w:ins w:id="613" w:author="Brian O'Meara" w:date="2017-02-01T04:34:00Z">
        <w:r w:rsidR="000E63BB">
          <w:rPr>
            <w:rFonts w:ascii="Arial" w:hAnsi="Arial" w:cs="Arial"/>
            <w:sz w:val="22"/>
            <w:szCs w:val="22"/>
          </w:rPr>
          <w:t xml:space="preserve">be responsible for tracking student progress, </w:t>
        </w:r>
      </w:ins>
      <w:ins w:id="614" w:author="Brian O'Meara" w:date="2017-02-01T04:35:00Z">
        <w:r w:rsidR="000E63BB">
          <w:rPr>
            <w:rFonts w:ascii="Arial" w:hAnsi="Arial" w:cs="Arial"/>
            <w:sz w:val="22"/>
            <w:szCs w:val="22"/>
          </w:rPr>
          <w:t>matching students with internship opportunities, coordinating scheduling</w:t>
        </w:r>
      </w:ins>
      <w:ins w:id="615" w:author="Brian O'Meara" w:date="2017-02-01T04:36:00Z">
        <w:r w:rsidR="000E63BB">
          <w:rPr>
            <w:rFonts w:ascii="Arial" w:hAnsi="Arial" w:cs="Arial"/>
            <w:sz w:val="22"/>
            <w:szCs w:val="22"/>
          </w:rPr>
          <w:t xml:space="preserve"> and space requirements</w:t>
        </w:r>
      </w:ins>
      <w:ins w:id="616" w:author="Brian O'Meara" w:date="2017-02-01T04:35:00Z">
        <w:r w:rsidR="000E63BB">
          <w:rPr>
            <w:rFonts w:ascii="Arial" w:hAnsi="Arial" w:cs="Arial"/>
            <w:sz w:val="22"/>
            <w:szCs w:val="22"/>
          </w:rPr>
          <w:t xml:space="preserve"> for workshops, </w:t>
        </w:r>
      </w:ins>
      <w:ins w:id="617" w:author="Brian O'Meara" w:date="2017-02-01T04:36:00Z">
        <w:r w:rsidR="000E63BB">
          <w:rPr>
            <w:rFonts w:ascii="Arial" w:hAnsi="Arial" w:cs="Arial"/>
            <w:sz w:val="22"/>
            <w:szCs w:val="22"/>
          </w:rPr>
          <w:t xml:space="preserve">and the day-to-day tasks required in managing a set of students. </w:t>
        </w:r>
      </w:ins>
      <w:proofErr w:type="spellStart"/>
      <w:r>
        <w:rPr>
          <w:rFonts w:ascii="Arial" w:hAnsi="Arial" w:cs="Arial"/>
          <w:sz w:val="22"/>
          <w:szCs w:val="22"/>
        </w:rPr>
        <w:t>Kwit</w:t>
      </w:r>
      <w:proofErr w:type="spellEnd"/>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w:t>
      </w:r>
      <w:proofErr w:type="spellStart"/>
      <w:r w:rsidR="00FF25FD" w:rsidRPr="00650BEC">
        <w:rPr>
          <w:rFonts w:ascii="Arial" w:hAnsi="Arial" w:cs="Arial"/>
          <w:sz w:val="22"/>
          <w:szCs w:val="22"/>
        </w:rPr>
        <w:t>Kwit’s</w:t>
      </w:r>
      <w:proofErr w:type="spellEnd"/>
      <w:r w:rsidR="00FF25FD" w:rsidRPr="00650BEC">
        <w:rPr>
          <w:rFonts w:ascii="Arial" w:hAnsi="Arial" w:cs="Arial"/>
          <w:sz w:val="22"/>
          <w:szCs w:val="22"/>
        </w:rPr>
        <w:t xml:space="preserve"> research spans areas from warbler winter habitat management in the Bahamas, bioenergy sustainability of switchgrass as a biofuel crop, oak savanna restoration, and animal-mediated seed dispersal, </w:t>
      </w:r>
      <w:r w:rsidR="00B652A9">
        <w:rPr>
          <w:rFonts w:ascii="Arial" w:hAnsi="Arial" w:cs="Arial"/>
          <w:sz w:val="22"/>
          <w:szCs w:val="22"/>
        </w:rPr>
        <w:t xml:space="preserve">much of which </w:t>
      </w:r>
      <w:ins w:id="618" w:author="Susan Kalisz" w:date="2017-01-30T21:33:00Z">
        <w:r w:rsidR="008C68A2">
          <w:rPr>
            <w:rFonts w:ascii="Arial" w:hAnsi="Arial" w:cs="Arial"/>
            <w:sz w:val="22"/>
            <w:szCs w:val="22"/>
          </w:rPr>
          <w:t xml:space="preserve">is collaboratively supported </w:t>
        </w:r>
      </w:ins>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is 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proofErr w:type="spellStart"/>
      <w:r w:rsidR="00C60378">
        <w:rPr>
          <w:rFonts w:ascii="Arial" w:hAnsi="Arial" w:cs="Arial"/>
          <w:sz w:val="22"/>
          <w:szCs w:val="22"/>
        </w:rPr>
        <w:t>Kwit</w:t>
      </w:r>
      <w:proofErr w:type="spellEnd"/>
      <w:r w:rsidR="00C60378">
        <w:rPr>
          <w:rFonts w:ascii="Arial" w:hAnsi="Arial" w:cs="Arial"/>
          <w:sz w:val="22"/>
          <w:szCs w:val="22"/>
        </w:rPr>
        <w:t xml:space="preserve">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proofErr w:type="spellStart"/>
      <w:r w:rsidR="008A64CA">
        <w:rPr>
          <w:rFonts w:ascii="Arial" w:hAnsi="Arial" w:cs="Arial"/>
          <w:sz w:val="22"/>
          <w:szCs w:val="22"/>
        </w:rPr>
        <w:t>Staton</w:t>
      </w:r>
      <w:proofErr w:type="spellEnd"/>
      <w:r w:rsidR="008A64CA">
        <w:rPr>
          <w:rFonts w:ascii="Arial" w:hAnsi="Arial" w:cs="Arial"/>
          <w:sz w:val="22"/>
          <w:szCs w:val="22"/>
        </w:rPr>
        <w:t xml:space="preserve"> will lead the development of tutorials and workshops, assisted by O’Meara. </w:t>
      </w:r>
      <w:r w:rsidR="00FF25FD" w:rsidRPr="00650BEC">
        <w:rPr>
          <w:rFonts w:ascii="Arial" w:hAnsi="Arial" w:cs="Arial"/>
          <w:sz w:val="22"/>
          <w:szCs w:val="22"/>
        </w:rPr>
        <w:t>Evaluations will be handled by East Main Evaluation and Consulting, LLC</w:t>
      </w:r>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6EF47440" w14:textId="2A63583F"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t xml:space="preserve">A sense of community will be fostered organically through overlapping courses and workshops taken by students and taught by faculty. We will have two social gatherings per year: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 xml:space="preserve">use is a service such as Slack or </w:t>
      </w:r>
      <w:proofErr w:type="spellStart"/>
      <w:r w:rsidRPr="00650BEC">
        <w:rPr>
          <w:rFonts w:ascii="Arial" w:hAnsi="Arial" w:cs="Arial"/>
          <w:sz w:val="22"/>
          <w:szCs w:val="22"/>
        </w:rPr>
        <w:t>Gitter</w:t>
      </w:r>
      <w:proofErr w:type="spellEnd"/>
      <w:r w:rsidRPr="00650BEC">
        <w:rPr>
          <w:rFonts w:ascii="Arial" w:hAnsi="Arial" w:cs="Arial"/>
          <w:sz w:val="22"/>
          <w:szCs w:val="22"/>
        </w:rPr>
        <w:t>; given the anticipated start date for the grant approximately 1.5 years in the future, these particular services may have been replaced</w:t>
      </w:r>
      <w:r w:rsidR="00121725">
        <w:rPr>
          <w:rFonts w:ascii="Arial" w:hAnsi="Arial" w:cs="Arial"/>
          <w:sz w:val="22"/>
          <w:szCs w:val="22"/>
        </w:rPr>
        <w:t>,</w:t>
      </w:r>
      <w:r w:rsidRPr="00650BEC">
        <w:rPr>
          <w:rFonts w:ascii="Arial" w:hAnsi="Arial" w:cs="Arial"/>
          <w:sz w:val="22"/>
          <w:szCs w:val="22"/>
        </w:rPr>
        <w:t xml:space="preserve"> but we will use the equivalent at that time.</w:t>
      </w:r>
    </w:p>
    <w:p w14:paraId="6354E07D" w14:textId="5821D77C" w:rsidR="001D36A4" w:rsidRDefault="00075F23" w:rsidP="00FF25FD">
      <w:pPr>
        <w:ind w:firstLine="720"/>
        <w:contextualSpacing/>
        <w:rPr>
          <w:ins w:id="619" w:author="Brian O'Meara" w:date="2017-02-03T01:22:00Z"/>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ins w:id="620" w:author="Susan Kalisz" w:date="2017-01-30T21:26:00Z">
        <w:r w:rsidR="00114139">
          <w:rPr>
            <w:rFonts w:ascii="Arial" w:hAnsi="Arial" w:cs="Arial"/>
            <w:sz w:val="22"/>
            <w:szCs w:val="22"/>
          </w:rPr>
          <w:t>A</w:t>
        </w:r>
      </w:ins>
      <w:r w:rsidR="00352E9B">
        <w:rPr>
          <w:rFonts w:ascii="Arial" w:hAnsi="Arial" w:cs="Arial"/>
          <w:sz w:val="22"/>
          <w:szCs w:val="22"/>
        </w:rPr>
        <w:t>dmit</w:t>
      </w:r>
      <w:ins w:id="621" w:author="Susan Kalisz" w:date="2017-01-30T21:26:00Z">
        <w:r w:rsidR="00114139">
          <w:rPr>
            <w:rFonts w:ascii="Arial" w:hAnsi="Arial" w:cs="Arial"/>
            <w:sz w:val="22"/>
            <w:szCs w:val="22"/>
          </w:rPr>
          <w:t>ted</w:t>
        </w:r>
      </w:ins>
      <w:r w:rsidR="00352E9B">
        <w:rPr>
          <w:rFonts w:ascii="Arial" w:hAnsi="Arial" w:cs="Arial"/>
          <w:sz w:val="22"/>
          <w:szCs w:val="22"/>
        </w:rPr>
        <w:t xml:space="preserve"> students </w:t>
      </w:r>
      <w:ins w:id="622" w:author="Susan Kalisz" w:date="2017-01-30T21:26:00Z">
        <w:r w:rsidR="00114139">
          <w:rPr>
            <w:rFonts w:ascii="Arial" w:hAnsi="Arial" w:cs="Arial"/>
            <w:sz w:val="22"/>
            <w:szCs w:val="22"/>
          </w:rPr>
          <w:t xml:space="preserve">will be </w:t>
        </w:r>
      </w:ins>
      <w:r w:rsidR="00352E9B">
        <w:rPr>
          <w:rFonts w:ascii="Arial" w:hAnsi="Arial" w:cs="Arial"/>
          <w:sz w:val="22"/>
          <w:szCs w:val="22"/>
        </w:rPr>
        <w:t>assure</w:t>
      </w:r>
      <w:ins w:id="623" w:author="Susan Kalisz" w:date="2017-01-30T21:26:00Z">
        <w:r w:rsidR="00114139">
          <w:rPr>
            <w:rFonts w:ascii="Arial" w:hAnsi="Arial" w:cs="Arial"/>
            <w:sz w:val="22"/>
            <w:szCs w:val="22"/>
          </w:rPr>
          <w:t>d</w:t>
        </w:r>
      </w:ins>
      <w:r w:rsidR="00352E9B">
        <w:rPr>
          <w:rFonts w:ascii="Arial" w:hAnsi="Arial" w:cs="Arial"/>
          <w:sz w:val="22"/>
          <w:szCs w:val="22"/>
        </w:rPr>
        <w:t xml:space="preserve"> of funding until graduation (as long as they meet adequate progress guidelines). </w:t>
      </w:r>
      <w:ins w:id="624" w:author="Susan Kalisz" w:date="2017-01-30T21:28:00Z">
        <w:r w:rsidR="00114139">
          <w:rPr>
            <w:rFonts w:ascii="Arial" w:hAnsi="Arial" w:cs="Arial"/>
            <w:sz w:val="22"/>
            <w:szCs w:val="22"/>
          </w:rPr>
          <w:t xml:space="preserve">After their NRT funding is completed, EEB </w:t>
        </w:r>
      </w:ins>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ins w:id="625" w:author="Susan Kalisz" w:date="2017-01-30T21:28:00Z">
        <w:r w:rsidR="00114139">
          <w:rPr>
            <w:rFonts w:ascii="Arial" w:hAnsi="Arial" w:cs="Arial"/>
            <w:sz w:val="22"/>
            <w:szCs w:val="22"/>
          </w:rPr>
          <w:t xml:space="preserve"> students</w:t>
        </w:r>
      </w:ins>
      <w:r w:rsidR="00792B70">
        <w:rPr>
          <w:rFonts w:ascii="Arial" w:hAnsi="Arial" w:cs="Arial"/>
          <w:sz w:val="22"/>
          <w:szCs w:val="22"/>
        </w:rPr>
        <w:t xml:space="preserve">, most admitted students will be </w:t>
      </w:r>
      <w:ins w:id="626" w:author="Susan Kalisz" w:date="2017-01-30T21:29:00Z">
        <w:r w:rsidR="00114139">
          <w:rPr>
            <w:rFonts w:ascii="Arial" w:hAnsi="Arial" w:cs="Arial"/>
            <w:sz w:val="22"/>
            <w:szCs w:val="22"/>
          </w:rPr>
          <w:t xml:space="preserve">seeking </w:t>
        </w:r>
      </w:ins>
      <w:r w:rsidR="00792B70">
        <w:rPr>
          <w:rFonts w:ascii="Arial" w:hAnsi="Arial" w:cs="Arial"/>
          <w:sz w:val="22"/>
          <w:szCs w:val="22"/>
        </w:rPr>
        <w:t>Master</w:t>
      </w:r>
      <w:r w:rsidR="00121725">
        <w:rPr>
          <w:rFonts w:ascii="Arial" w:hAnsi="Arial" w:cs="Arial"/>
          <w:sz w:val="22"/>
          <w:szCs w:val="22"/>
        </w:rPr>
        <w:t>’</w:t>
      </w:r>
      <w:r w:rsidR="00792B70">
        <w:rPr>
          <w:rFonts w:ascii="Arial" w:hAnsi="Arial" w:cs="Arial"/>
          <w:sz w:val="22"/>
          <w:szCs w:val="22"/>
        </w:rPr>
        <w:t xml:space="preserve">s </w:t>
      </w:r>
      <w:ins w:id="627" w:author="Susan Kalisz" w:date="2017-01-30T21:29:00Z">
        <w:r w:rsidR="00114139">
          <w:rPr>
            <w:rFonts w:ascii="Arial" w:hAnsi="Arial" w:cs="Arial"/>
            <w:sz w:val="22"/>
            <w:szCs w:val="22"/>
          </w:rPr>
          <w:t xml:space="preserve">degrees and are </w:t>
        </w:r>
      </w:ins>
      <w:r w:rsidR="00792B70">
        <w:rPr>
          <w:rFonts w:ascii="Arial" w:hAnsi="Arial" w:cs="Arial"/>
          <w:sz w:val="22"/>
          <w:szCs w:val="22"/>
        </w:rPr>
        <w:t>expected to graduate in two years</w:t>
      </w:r>
      <w:ins w:id="628" w:author="Susan Kalisz" w:date="2017-01-30T21:29:00Z">
        <w:r w:rsidR="00114139">
          <w:rPr>
            <w:rFonts w:ascii="Arial" w:hAnsi="Arial" w:cs="Arial"/>
            <w:sz w:val="22"/>
            <w:szCs w:val="22"/>
          </w:rPr>
          <w:t>.</w:t>
        </w:r>
      </w:ins>
      <w:r w:rsidR="002750C3">
        <w:rPr>
          <w:rFonts w:ascii="Arial" w:hAnsi="Arial" w:cs="Arial"/>
          <w:sz w:val="22"/>
          <w:szCs w:val="22"/>
        </w:rPr>
        <w:t xml:space="preserve"> </w:t>
      </w:r>
    </w:p>
    <w:p w14:paraId="6C851401" w14:textId="07CF58B7" w:rsidR="0091175E" w:rsidRDefault="0091175E" w:rsidP="00FF25FD">
      <w:pPr>
        <w:ind w:firstLine="720"/>
        <w:contextualSpacing/>
        <w:rPr>
          <w:rFonts w:ascii="Arial" w:hAnsi="Arial" w:cs="Arial"/>
          <w:sz w:val="22"/>
          <w:szCs w:val="22"/>
        </w:rPr>
      </w:pPr>
      <w:ins w:id="629" w:author="Brian O'Meara" w:date="2017-02-03T01:23:00Z">
        <w:r>
          <w:rPr>
            <w:rFonts w:ascii="Arial" w:hAnsi="Arial" w:cs="Arial"/>
            <w:sz w:val="22"/>
            <w:szCs w:val="22"/>
          </w:rPr>
          <w:t xml:space="preserve">Collaborating with external </w:t>
        </w:r>
      </w:ins>
      <w:ins w:id="630" w:author="Brian O'Meara" w:date="2017-02-03T01:28:00Z">
        <w:r w:rsidR="00125E8C">
          <w:rPr>
            <w:rFonts w:ascii="Arial" w:hAnsi="Arial" w:cs="Arial"/>
            <w:sz w:val="22"/>
            <w:szCs w:val="22"/>
          </w:rPr>
          <w:t>partners</w:t>
        </w:r>
      </w:ins>
      <w:ins w:id="631" w:author="Brian O'Meara" w:date="2017-02-03T01:23:00Z">
        <w:r>
          <w:rPr>
            <w:rFonts w:ascii="Arial" w:hAnsi="Arial" w:cs="Arial"/>
            <w:sz w:val="22"/>
            <w:szCs w:val="22"/>
          </w:rPr>
          <w:t xml:space="preserve"> is key, both as members of the advisory board and as internship hosts. The advisory board will consist of </w:t>
        </w:r>
      </w:ins>
      <w:ins w:id="632" w:author="Brian O'Meara" w:date="2017-02-03T01:24:00Z">
        <w:r w:rsidR="00FF6FF5">
          <w:rPr>
            <w:rFonts w:ascii="Arial" w:hAnsi="Arial" w:cs="Arial"/>
            <w:sz w:val="22"/>
            <w:szCs w:val="22"/>
          </w:rPr>
          <w:t xml:space="preserve">one representative each </w:t>
        </w:r>
      </w:ins>
      <w:ins w:id="633" w:author="Brian O'Meara" w:date="2017-02-03T01:25:00Z">
        <w:r w:rsidR="00FF6FF5">
          <w:rPr>
            <w:rFonts w:ascii="Arial" w:hAnsi="Arial" w:cs="Arial"/>
            <w:sz w:val="22"/>
            <w:szCs w:val="22"/>
          </w:rPr>
          <w:t xml:space="preserve">from a nonprofit entity, a government agency, and a private company, plus one graduate of each department with a career outside of </w:t>
        </w:r>
      </w:ins>
      <w:ins w:id="634" w:author="Brian O'Meara" w:date="2017-02-03T01:26:00Z">
        <w:r w:rsidR="00FF6FF5">
          <w:rPr>
            <w:rFonts w:ascii="Arial" w:hAnsi="Arial" w:cs="Arial"/>
            <w:sz w:val="22"/>
            <w:szCs w:val="22"/>
          </w:rPr>
          <w:t>academia</w:t>
        </w:r>
      </w:ins>
      <w:ins w:id="635" w:author="Brian O'Meara" w:date="2017-02-03T01:25:00Z">
        <w:r w:rsidR="00FF6FF5">
          <w:rPr>
            <w:rFonts w:ascii="Arial" w:hAnsi="Arial" w:cs="Arial"/>
            <w:sz w:val="22"/>
            <w:szCs w:val="22"/>
          </w:rPr>
          <w:t>.</w:t>
        </w:r>
      </w:ins>
      <w:ins w:id="636" w:author="Brian O'Meara" w:date="2017-02-03T01:26:00Z">
        <w:r w:rsidR="00FF6FF5">
          <w:rPr>
            <w:rFonts w:ascii="Arial" w:hAnsi="Arial" w:cs="Arial"/>
            <w:sz w:val="22"/>
            <w:szCs w:val="22"/>
          </w:rPr>
          <w:t xml:space="preserve"> </w:t>
        </w:r>
        <w:r w:rsidR="00A1334C">
          <w:rPr>
            <w:rFonts w:ascii="Arial" w:hAnsi="Arial" w:cs="Arial"/>
            <w:sz w:val="22"/>
            <w:szCs w:val="22"/>
          </w:rPr>
          <w:t xml:space="preserve">The board will meet annually to discuss </w:t>
        </w:r>
      </w:ins>
      <w:ins w:id="637" w:author="Brian O'Meara" w:date="2017-02-03T01:27:00Z">
        <w:r w:rsidR="00A1334C">
          <w:rPr>
            <w:rFonts w:ascii="Arial" w:hAnsi="Arial" w:cs="Arial"/>
            <w:sz w:val="22"/>
            <w:szCs w:val="22"/>
          </w:rPr>
          <w:t>program</w:t>
        </w:r>
      </w:ins>
      <w:ins w:id="638" w:author="Brian O'Meara" w:date="2017-02-03T01:26:00Z">
        <w:r w:rsidR="00A1334C">
          <w:rPr>
            <w:rFonts w:ascii="Arial" w:hAnsi="Arial" w:cs="Arial"/>
            <w:sz w:val="22"/>
            <w:szCs w:val="22"/>
          </w:rPr>
          <w:t xml:space="preserve"> progress and will pr</w:t>
        </w:r>
      </w:ins>
      <w:ins w:id="639" w:author="Brian O'Meara" w:date="2017-02-03T01:27:00Z">
        <w:r w:rsidR="00A1334C">
          <w:rPr>
            <w:rFonts w:ascii="Arial" w:hAnsi="Arial" w:cs="Arial"/>
            <w:sz w:val="22"/>
            <w:szCs w:val="22"/>
          </w:rPr>
          <w:t>ovide guidance</w:t>
        </w:r>
        <w:r w:rsidR="00AC09D2">
          <w:rPr>
            <w:rFonts w:ascii="Arial" w:hAnsi="Arial" w:cs="Arial"/>
            <w:sz w:val="22"/>
            <w:szCs w:val="22"/>
          </w:rPr>
          <w:t xml:space="preserve"> on emerging training </w:t>
        </w:r>
      </w:ins>
      <w:ins w:id="640" w:author="Brian O'Meara" w:date="2017-02-03T01:28:00Z">
        <w:r w:rsidR="00DF4627">
          <w:rPr>
            <w:rFonts w:ascii="Arial" w:hAnsi="Arial" w:cs="Arial"/>
            <w:sz w:val="22"/>
            <w:szCs w:val="22"/>
          </w:rPr>
          <w:t>and</w:t>
        </w:r>
      </w:ins>
      <w:ins w:id="641" w:author="Brian O'Meara" w:date="2017-02-03T01:27:00Z">
        <w:r w:rsidR="00AC09D2">
          <w:rPr>
            <w:rFonts w:ascii="Arial" w:hAnsi="Arial" w:cs="Arial"/>
            <w:sz w:val="22"/>
            <w:szCs w:val="22"/>
          </w:rPr>
          <w:t xml:space="preserve"> skills needs. </w:t>
        </w:r>
      </w:ins>
      <w:ins w:id="642" w:author="Brian O'Meara" w:date="2017-02-03T01:28:00Z">
        <w:r w:rsidR="00125E8C">
          <w:rPr>
            <w:rFonts w:ascii="Arial" w:hAnsi="Arial" w:cs="Arial"/>
            <w:sz w:val="22"/>
            <w:szCs w:val="22"/>
          </w:rPr>
          <w:t xml:space="preserve">Our external partners (see letters of support) will also provide </w:t>
        </w:r>
      </w:ins>
      <w:ins w:id="643" w:author="Brian O'Meara" w:date="2017-02-03T01:31:00Z">
        <w:r w:rsidR="00C758B5">
          <w:rPr>
            <w:rFonts w:ascii="Arial" w:hAnsi="Arial" w:cs="Arial"/>
            <w:sz w:val="22"/>
            <w:szCs w:val="22"/>
          </w:rPr>
          <w:t xml:space="preserve">internship opportunities and mentoring. </w:t>
        </w:r>
      </w:ins>
      <w:ins w:id="644" w:author="Brian O'Meara" w:date="2017-02-03T01:32:00Z">
        <w:r w:rsidR="009E5FDE">
          <w:rPr>
            <w:rFonts w:ascii="Arial" w:hAnsi="Arial" w:cs="Arial"/>
            <w:sz w:val="22"/>
            <w:szCs w:val="22"/>
          </w:rPr>
          <w:t>As students enter the program, additional internship partners will be sought</w:t>
        </w:r>
      </w:ins>
      <w:ins w:id="645" w:author="Brian O'Meara" w:date="2017-02-03T01:33:00Z">
        <w:r w:rsidR="00E84581">
          <w:rPr>
            <w:rFonts w:ascii="Arial" w:hAnsi="Arial" w:cs="Arial"/>
            <w:sz w:val="22"/>
            <w:szCs w:val="22"/>
          </w:rPr>
          <w:t xml:space="preserve"> as needed</w:t>
        </w:r>
      </w:ins>
      <w:ins w:id="646" w:author="Brian O'Meara" w:date="2017-02-03T01:32:00Z">
        <w:r w:rsidR="009E5FDE">
          <w:rPr>
            <w:rFonts w:ascii="Arial" w:hAnsi="Arial" w:cs="Arial"/>
            <w:sz w:val="22"/>
            <w:szCs w:val="22"/>
          </w:rPr>
          <w:t xml:space="preserve"> based on each student’</w:t>
        </w:r>
        <w:r w:rsidR="00E84581">
          <w:rPr>
            <w:rFonts w:ascii="Arial" w:hAnsi="Arial" w:cs="Arial"/>
            <w:sz w:val="22"/>
            <w:szCs w:val="22"/>
          </w:rPr>
          <w:t xml:space="preserve">s intended career path, so that </w:t>
        </w:r>
      </w:ins>
      <w:ins w:id="647" w:author="Brian O'Meara" w:date="2017-02-03T01:33:00Z">
        <w:r w:rsidR="00E84581">
          <w:rPr>
            <w:rFonts w:ascii="Arial" w:hAnsi="Arial" w:cs="Arial"/>
            <w:sz w:val="22"/>
            <w:szCs w:val="22"/>
          </w:rPr>
          <w:t>professional networks formed during internships can help students receive placement after graduation.</w:t>
        </w:r>
      </w:ins>
    </w:p>
    <w:p w14:paraId="14F3953E" w14:textId="121525E3" w:rsidR="00192026" w:rsidRPr="0072026D" w:rsidRDefault="00192026"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p>
    <w:p w14:paraId="28CB5700" w14:textId="67525766" w:rsidR="00192026" w:rsidRDefault="00192026" w:rsidP="00192026">
      <w:pPr>
        <w:ind w:firstLine="720"/>
        <w:contextualSpacing/>
        <w:rPr>
          <w:rFonts w:ascii="Arial" w:hAnsi="Arial" w:cs="Arial"/>
          <w:sz w:val="22"/>
          <w:szCs w:val="22"/>
        </w:rPr>
      </w:pP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regarding this grant and will continue to consult with him moving forward.</w:t>
      </w:r>
    </w:p>
    <w:p w14:paraId="2C2A2175" w14:textId="68FAC030" w:rsidR="00E860D8" w:rsidRDefault="00343756" w:rsidP="00192026">
      <w:pPr>
        <w:ind w:firstLine="720"/>
        <w:contextualSpacing/>
        <w:rPr>
          <w:rFonts w:ascii="Arial" w:hAnsi="Arial" w:cs="Arial"/>
          <w:sz w:val="22"/>
          <w:szCs w:val="22"/>
        </w:rPr>
      </w:pPr>
      <w:r w:rsidRPr="00B64D8A">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 xml:space="preserve">at the College of Arts and Sciences, and the Associate Dean at the College of Agricultural and Natural Resources. One week before the meeting, all </w:t>
      </w:r>
      <w:r w:rsidR="001D4DB2">
        <w:rPr>
          <w:rFonts w:ascii="Arial" w:hAnsi="Arial" w:cs="Arial"/>
          <w:sz w:val="22"/>
          <w:szCs w:val="22"/>
        </w:rPr>
        <w:lastRenderedPageBreak/>
        <w:t xml:space="preserve">the involved parties will receive a written report listing grant goals for the previous year, delivery of those goals, goals for the next year, University, College, and Department policies or procedures that have helped or hindered the achievement of those goals. </w:t>
      </w:r>
      <w:r w:rsidR="002E1DA4">
        <w:rPr>
          <w:rFonts w:ascii="Arial" w:hAnsi="Arial" w:cs="Arial"/>
          <w:sz w:val="22"/>
          <w:szCs w:val="22"/>
        </w:rPr>
        <w:t>For example, our Office of Institutional Research Assessment currently does a poor job tracking graduate outcomes; while the involved departments are compensating for this individually, this is an institution-wide problem that should be addressed.</w:t>
      </w:r>
    </w:p>
    <w:p w14:paraId="2C145C9D" w14:textId="570576B1" w:rsidR="005E3666" w:rsidRDefault="005E3666" w:rsidP="00192026">
      <w:pPr>
        <w:ind w:firstLine="720"/>
        <w:contextualSpacing/>
        <w:rPr>
          <w:rFonts w:ascii="Arial" w:hAnsi="Arial" w:cs="Arial"/>
          <w:sz w:val="22"/>
          <w:szCs w:val="22"/>
        </w:rPr>
      </w:pPr>
      <w:r>
        <w:rPr>
          <w:rFonts w:ascii="Arial" w:hAnsi="Arial" w:cs="Arial"/>
          <w:sz w:val="22"/>
          <w:szCs w:val="22"/>
        </w:rPr>
        <w:t xml:space="preserve">An important aspect of sustainability is aligning with broader university directions. </w:t>
      </w:r>
      <w:r w:rsidR="00A464D5">
        <w:rPr>
          <w:rFonts w:ascii="Arial" w:hAnsi="Arial" w:cs="Arial"/>
          <w:sz w:val="22"/>
          <w:szCs w:val="22"/>
        </w:rPr>
        <w:t xml:space="preserve">The University has recently implemented its </w:t>
      </w:r>
      <w:proofErr w:type="spellStart"/>
      <w:r w:rsidR="00A464D5">
        <w:rPr>
          <w:rFonts w:ascii="Arial" w:hAnsi="Arial" w:cs="Arial"/>
          <w:sz w:val="22"/>
          <w:szCs w:val="22"/>
        </w:rPr>
        <w:t>VolVision</w:t>
      </w:r>
      <w:proofErr w:type="spellEnd"/>
      <w:r w:rsidR="00A464D5">
        <w:rPr>
          <w:rFonts w:ascii="Arial" w:hAnsi="Arial" w:cs="Arial"/>
          <w:sz w:val="22"/>
          <w:szCs w:val="22"/>
        </w:rPr>
        <w:t xml:space="preserve">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(see below), will provide a prototype that other academic units can adopt, and its dovetailing with the overall University direction suggests long term support for the aspects that work best.</w:t>
      </w:r>
      <w:r w:rsidR="009339CE">
        <w:rPr>
          <w:rFonts w:ascii="Arial" w:hAnsi="Arial" w:cs="Arial"/>
          <w:sz w:val="22"/>
          <w:szCs w:val="22"/>
        </w:rPr>
        <w:t xml:space="preserve"> The College of Arts and Sciences is preparing a strategic plan in response to the University’s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2299F1DB" w14:textId="77777777" w:rsidR="001D36A4" w:rsidRDefault="001D36A4" w:rsidP="00EE34D6">
      <w:pPr>
        <w:contextualSpacing/>
        <w:rPr>
          <w:rFonts w:ascii="Arial" w:hAnsi="Arial" w:cs="Arial"/>
          <w:sz w:val="22"/>
          <w:szCs w:val="22"/>
        </w:rPr>
      </w:pPr>
    </w:p>
    <w:p w14:paraId="06E021D9" w14:textId="26CC1A08" w:rsidR="001D36A4" w:rsidRPr="0072026D" w:rsidRDefault="001D36A4" w:rsidP="00FF2739">
      <w:pPr>
        <w:contextualSpacing/>
        <w:outlineLvl w:val="0"/>
        <w:rPr>
          <w:rFonts w:ascii="Arial" w:hAnsi="Arial" w:cs="Arial"/>
          <w:i/>
          <w:sz w:val="22"/>
          <w:szCs w:val="22"/>
          <w:u w:val="single"/>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p>
    <w:p w14:paraId="331CB695" w14:textId="34EA3D4D" w:rsidR="00FF25FD" w:rsidRPr="00650BEC" w:rsidRDefault="001D36A4" w:rsidP="00FF25FD">
      <w:pPr>
        <w:ind w:firstLine="720"/>
        <w:contextualSpacing/>
        <w:rPr>
          <w:rFonts w:ascii="Arial" w:hAnsi="Arial" w:cs="Arial"/>
          <w:b/>
          <w:sz w:val="22"/>
          <w:szCs w:val="22"/>
        </w:rPr>
      </w:pP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p>
    <w:p w14:paraId="7CE7A28B" w14:textId="77777777" w:rsidR="00FF25FD" w:rsidRPr="00650BEC" w:rsidRDefault="00FF25FD">
      <w:pPr>
        <w:contextualSpacing/>
        <w:rPr>
          <w:rFonts w:ascii="Arial" w:hAnsi="Arial" w:cs="Arial"/>
          <w:b/>
          <w:sz w:val="22"/>
          <w:szCs w:val="22"/>
        </w:rPr>
      </w:pPr>
    </w:p>
    <w:p w14:paraId="77127856" w14:textId="193E71EA" w:rsidR="008F29F2" w:rsidRPr="00650BEC" w:rsidRDefault="00345B38" w:rsidP="00394FB2">
      <w:pPr>
        <w:spacing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1FD189C8" w:rsidR="002E13D9" w:rsidRDefault="002E13D9" w:rsidP="00722D78">
      <w:pPr>
        <w:ind w:firstLine="720"/>
        <w:contextualSpacing/>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397E12B0" w14:textId="77777777" w:rsidR="002E13D9" w:rsidRPr="002E13D9" w:rsidRDefault="002E13D9" w:rsidP="002E13D9">
      <w:pPr>
        <w:contextualSpacing/>
        <w:rPr>
          <w:rFonts w:ascii="Arial" w:hAnsi="Arial" w:cs="Arial"/>
          <w:sz w:val="22"/>
          <w:szCs w:val="22"/>
        </w:rPr>
      </w:pPr>
    </w:p>
    <w:p w14:paraId="4EF98B43" w14:textId="0BD54CBB" w:rsidR="00AB4F40" w:rsidRPr="0072026D" w:rsidRDefault="002E13D9" w:rsidP="00FF2739">
      <w:pPr>
        <w:contextualSpacing/>
        <w:outlineLvl w:val="0"/>
        <w:rPr>
          <w:rFonts w:ascii="Arial" w:hAnsi="Arial" w:cs="Arial"/>
          <w:sz w:val="22"/>
          <w:szCs w:val="22"/>
          <w:u w:val="single"/>
        </w:rPr>
      </w:pPr>
      <w:r w:rsidRPr="0072026D">
        <w:rPr>
          <w:rFonts w:ascii="Arial" w:hAnsi="Arial" w:cs="Arial"/>
          <w:i/>
          <w:sz w:val="22"/>
          <w:szCs w:val="22"/>
          <w:u w:val="single"/>
        </w:rPr>
        <w:t>Recruitment</w:t>
      </w:r>
    </w:p>
    <w:p w14:paraId="0E1E38F7" w14:textId="2DFBB165" w:rsidR="001C44DC" w:rsidRDefault="002E13D9" w:rsidP="002703FC">
      <w:pPr>
        <w:ind w:firstLine="720"/>
        <w:contextualSpacing/>
        <w:rPr>
          <w:rFonts w:ascii="Arial" w:hAnsi="Arial" w:cs="Arial"/>
          <w:sz w:val="22"/>
          <w:szCs w:val="22"/>
        </w:rPr>
      </w:pPr>
      <w:r w:rsidRPr="002E13D9">
        <w:rPr>
          <w:rFonts w:ascii="Arial" w:hAnsi="Arial" w:cs="Arial"/>
          <w:sz w:val="22"/>
          <w:szCs w:val="22"/>
        </w:rPr>
        <w:t>This NRT program will work closely with UT’s Graduate School, which suppor</w:t>
      </w:r>
      <w:r>
        <w:rPr>
          <w:rFonts w:ascii="Arial" w:hAnsi="Arial" w:cs="Arial"/>
          <w:sz w:val="22"/>
          <w:szCs w:val="22"/>
        </w:rPr>
        <w:t>ts 55 doctoral degree and 76 master’s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 xml:space="preserve">Society for Advancement of Chicanos/Hispanics and Native Americans in Science (SACNAS) conference, </w:t>
      </w:r>
      <w:r w:rsidR="00DC4EF2" w:rsidRPr="00650BEC">
        <w:rPr>
          <w:rFonts w:ascii="Arial" w:hAnsi="Arial" w:cs="Arial"/>
          <w:bCs/>
          <w:sz w:val="22"/>
          <w:szCs w:val="22"/>
        </w:rPr>
        <w:lastRenderedPageBreak/>
        <w:t>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del w:id="648" w:author="Brian O'Meara" w:date="2017-02-03T01:58:00Z">
        <w:r w:rsidR="009D1F58" w:rsidDel="00EE34D6">
          <w:rPr>
            <w:rFonts w:ascii="Arial" w:hAnsi="Arial" w:cs="Arial"/>
            <w:sz w:val="22"/>
            <w:szCs w:val="22"/>
          </w:rPr>
          <w:delText xml:space="preserve">Our focus on training students for careers outside academia, which can result in higher starting salaries (______) and far less uncertainty in career outcome and locale after graduation (____), will help broaden our set of participants (______). </w:delText>
        </w:r>
      </w:del>
    </w:p>
    <w:p w14:paraId="2CA59EDB" w14:textId="387C1B92"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Pr="002E13D9">
        <w:rPr>
          <w:rFonts w:ascii="Arial" w:hAnsi="Arial" w:cs="Arial"/>
          <w:sz w:val="22"/>
          <w:szCs w:val="22"/>
        </w:rPr>
        <w:t>, focused on prospective students, and the other at the end of the spring semester, focused on celebrating graduate students’ progress.</w:t>
      </w:r>
    </w:p>
    <w:p w14:paraId="68CBF1B3" w14:textId="23D25FAD" w:rsidR="002E13D9" w:rsidRDefault="005F70ED" w:rsidP="00924A66">
      <w:pPr>
        <w:ind w:firstLine="720"/>
        <w:contextualSpacing/>
        <w:rPr>
          <w:rFonts w:ascii="Arial" w:hAnsi="Arial" w:cs="Arial"/>
          <w:sz w:val="22"/>
          <w:szCs w:val="22"/>
        </w:rPr>
      </w:pPr>
      <w:r>
        <w:rPr>
          <w:rFonts w:ascii="Arial" w:hAnsi="Arial" w:cs="Arial"/>
          <w:sz w:val="22"/>
          <w:szCs w:val="22"/>
        </w:rPr>
        <w:t>Institutional support will come from Associate Dean of the Graduate School Ernest</w:t>
      </w:r>
      <w:r w:rsidR="002E13D9" w:rsidRPr="002E13D9">
        <w:rPr>
          <w:rFonts w:ascii="Arial" w:hAnsi="Arial" w:cs="Arial"/>
          <w:sz w:val="22"/>
          <w:szCs w:val="22"/>
        </w:rPr>
        <w:t xml:space="preserve"> Brothers</w:t>
      </w:r>
      <w:ins w:id="649" w:author="Brian O'Meara" w:date="2017-02-03T02:03:00Z">
        <w:r w:rsidR="00CA7271">
          <w:rPr>
            <w:rFonts w:ascii="Arial" w:hAnsi="Arial" w:cs="Arial"/>
            <w:sz w:val="22"/>
            <w:szCs w:val="22"/>
          </w:rPr>
          <w:t xml:space="preserve"> (see letter of support)</w:t>
        </w:r>
      </w:ins>
      <w:r w:rsidR="002E13D9" w:rsidRPr="002E13D9">
        <w:rPr>
          <w:rFonts w:ascii="Arial" w:hAnsi="Arial" w:cs="Arial"/>
          <w:sz w:val="22"/>
          <w:szCs w:val="22"/>
        </w:rPr>
        <w:t xml:space="preserve">,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presented a workshop, “Diversity and Mentoring in Academia,” to Oak Ridge National Laboratory and a workshop, “Strategies for Mentoring Diverse Graduate Students and Faculty” to UT’s Psychology Department. He will present similar workshops for our faculty, to set the stage for a welcoming environment upon NRT Trainees’ arrival in Knoxville. Brothers is on several </w:t>
      </w:r>
      <w:r w:rsidR="00396450">
        <w:rPr>
          <w:rFonts w:ascii="Arial" w:hAnsi="Arial" w:cs="Arial"/>
          <w:sz w:val="22"/>
          <w:szCs w:val="22"/>
        </w:rPr>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 xml:space="preserve">including the Tennessee Louis Stokes Alliance for Minority Participation, and serves as a </w:t>
      </w:r>
      <w:proofErr w:type="spellStart"/>
      <w:r w:rsidR="00396450">
        <w:rPr>
          <w:rFonts w:ascii="Arial" w:hAnsi="Arial" w:cs="Arial"/>
          <w:sz w:val="22"/>
          <w:szCs w:val="22"/>
        </w:rPr>
        <w:t>CoPI</w:t>
      </w:r>
      <w:proofErr w:type="spellEnd"/>
      <w:r w:rsidR="00396450">
        <w:rPr>
          <w:rFonts w:ascii="Arial" w:hAnsi="Arial" w:cs="Arial"/>
          <w:sz w:val="22"/>
          <w:szCs w:val="22"/>
        </w:rPr>
        <w:t xml:space="preserve">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ins w:id="650" w:author="Brian O'Meara" w:date="2017-02-03T02:01:00Z">
        <w:r w:rsidR="00D0164C">
          <w:rPr>
            <w:rFonts w:ascii="Arial" w:hAnsi="Arial" w:cs="Arial"/>
            <w:sz w:val="22"/>
            <w:szCs w:val="22"/>
          </w:rPr>
          <w:t xml:space="preserve"> The Graduate School also sponsors a diversity job fair and training in teaching, presentations, and </w:t>
        </w:r>
      </w:ins>
      <w:ins w:id="651" w:author="Brian O'Meara" w:date="2017-02-03T02:03:00Z">
        <w:r w:rsidR="00D0164C">
          <w:rPr>
            <w:rFonts w:ascii="Arial" w:hAnsi="Arial" w:cs="Arial"/>
            <w:sz w:val="22"/>
            <w:szCs w:val="22"/>
          </w:rPr>
          <w:t>research conduct.</w:t>
        </w:r>
      </w:ins>
    </w:p>
    <w:p w14:paraId="664BBE79" w14:textId="77777777" w:rsidR="00AB4F40" w:rsidRDefault="00AB4F40" w:rsidP="002E13D9">
      <w:pPr>
        <w:contextualSpacing/>
        <w:rPr>
          <w:rFonts w:ascii="Arial" w:hAnsi="Arial" w:cs="Arial"/>
          <w:sz w:val="22"/>
          <w:szCs w:val="22"/>
        </w:rPr>
      </w:pPr>
    </w:p>
    <w:p w14:paraId="195BDB2B" w14:textId="764D5E62" w:rsidR="00AB4F40" w:rsidRPr="0072026D" w:rsidRDefault="00AB4F40" w:rsidP="00FF2739">
      <w:pPr>
        <w:contextualSpacing/>
        <w:outlineLvl w:val="0"/>
        <w:rPr>
          <w:rFonts w:ascii="Arial" w:hAnsi="Arial" w:cs="Arial"/>
          <w:i/>
          <w:sz w:val="22"/>
          <w:szCs w:val="22"/>
          <w:u w:val="single"/>
        </w:rPr>
      </w:pPr>
      <w:r w:rsidRPr="0072026D">
        <w:rPr>
          <w:rFonts w:ascii="Arial" w:hAnsi="Arial" w:cs="Arial"/>
          <w:i/>
          <w:sz w:val="22"/>
          <w:szCs w:val="22"/>
          <w:u w:val="single"/>
        </w:rPr>
        <w:t>Mentoring and Retention</w:t>
      </w:r>
    </w:p>
    <w:p w14:paraId="57F27935" w14:textId="484CA84C" w:rsidR="00722D78" w:rsidRDefault="00722D78" w:rsidP="00722D78">
      <w:pPr>
        <w:ind w:firstLine="720"/>
        <w:contextualSpacing/>
        <w:rPr>
          <w:rFonts w:ascii="Arial" w:hAnsi="Arial" w:cs="Arial"/>
          <w:bCs/>
          <w:sz w:val="22"/>
          <w:szCs w:val="22"/>
        </w:rPr>
      </w:pPr>
      <w:r w:rsidRPr="0072026D">
        <w:rPr>
          <w:rFonts w:ascii="Arial" w:hAnsi="Arial" w:cs="Arial"/>
          <w:bCs/>
          <w:sz w:val="22"/>
          <w:szCs w:val="22"/>
        </w:rPr>
        <w:t>Mentoring and retention</w:t>
      </w:r>
      <w:r w:rsidRPr="00AB4F40">
        <w:rPr>
          <w:rFonts w:ascii="Arial" w:hAnsi="Arial" w:cs="Arial"/>
          <w:bCs/>
          <w:sz w:val="22"/>
          <w:szCs w:val="22"/>
        </w:rPr>
        <w:t xml:space="preserve"> will</w:t>
      </w:r>
      <w:r w:rsidRPr="00650BEC">
        <w:rPr>
          <w:rFonts w:ascii="Arial" w:hAnsi="Arial" w:cs="Arial"/>
          <w:bCs/>
          <w:sz w:val="22"/>
          <w:szCs w:val="22"/>
        </w:rPr>
        <w:t xml:space="preserve"> build on the strengths of our programs. The EEB department has also created its own tracking software to monitor grad student progress towards degree and to automatically highlight potential issues while building up a long term, secure, database of progress and outcomes. </w:t>
      </w:r>
      <w:del w:id="652" w:author="Brian O'Meara" w:date="2017-02-03T02:12:00Z">
        <w:r w:rsidRPr="00650BEC" w:rsidDel="00BD1FA8">
          <w:rPr>
            <w:rFonts w:ascii="Arial" w:hAnsi="Arial" w:cs="Arial"/>
            <w:bCs/>
            <w:sz w:val="22"/>
            <w:szCs w:val="22"/>
          </w:rPr>
          <w:delText xml:space="preserve">Data-intensive approaches such as these can identify problems early while also making programmatic assessment more rigorous for reports to grant agencies or higher administrative levels within the </w:delText>
        </w:r>
        <w:r w:rsidR="008326EE" w:rsidDel="00BD1FA8">
          <w:rPr>
            <w:rFonts w:ascii="Arial" w:hAnsi="Arial" w:cs="Arial"/>
            <w:bCs/>
            <w:sz w:val="22"/>
            <w:szCs w:val="22"/>
          </w:rPr>
          <w:delText>u</w:delText>
        </w:r>
        <w:r w:rsidRPr="00650BEC" w:rsidDel="00BD1FA8">
          <w:rPr>
            <w:rFonts w:ascii="Arial" w:hAnsi="Arial" w:cs="Arial"/>
            <w:bCs/>
            <w:sz w:val="22"/>
            <w:szCs w:val="22"/>
          </w:rPr>
          <w:delText>niversity. Core t</w:delText>
        </w:r>
      </w:del>
      <w:ins w:id="653" w:author="Brian O'Meara" w:date="2017-02-03T02:12:00Z">
        <w:r w:rsidR="00BD1FA8">
          <w:rPr>
            <w:rFonts w:ascii="Arial" w:hAnsi="Arial" w:cs="Arial"/>
            <w:bCs/>
            <w:sz w:val="22"/>
            <w:szCs w:val="22"/>
          </w:rPr>
          <w:t>T</w:t>
        </w:r>
      </w:ins>
      <w:r w:rsidRPr="00650BEC">
        <w:rPr>
          <w:rFonts w:ascii="Arial" w:hAnsi="Arial" w:cs="Arial"/>
          <w:bCs/>
          <w:sz w:val="22"/>
          <w:szCs w:val="22"/>
        </w:rPr>
        <w:t xml:space="preserve">rainees will be mentored through standard committee structures but also through annual meetings with the </w:t>
      </w:r>
      <w:r w:rsidR="009525CF">
        <w:rPr>
          <w:rFonts w:ascii="Arial" w:hAnsi="Arial" w:cs="Arial"/>
          <w:bCs/>
          <w:sz w:val="22"/>
          <w:szCs w:val="22"/>
        </w:rPr>
        <w:t xml:space="preserve">Project Coordinator </w:t>
      </w:r>
      <w:r w:rsidRPr="00650BEC">
        <w:rPr>
          <w:rFonts w:ascii="Arial" w:hAnsi="Arial" w:cs="Arial"/>
          <w:bCs/>
          <w:sz w:val="22"/>
          <w:szCs w:val="22"/>
        </w:rPr>
        <w:t xml:space="preserve">(one of the core faculty). </w:t>
      </w:r>
      <w:del w:id="654" w:author="Brian O'Meara" w:date="2017-02-03T02:13:00Z">
        <w:r w:rsidRPr="00650BEC" w:rsidDel="00B722AF">
          <w:rPr>
            <w:rFonts w:ascii="Arial" w:hAnsi="Arial" w:cs="Arial"/>
            <w:bCs/>
            <w:sz w:val="22"/>
            <w:szCs w:val="22"/>
          </w:rPr>
          <w:delText xml:space="preserve">The initial meeting will involve the creation of an individual development plan with concrete goals; this plan will be re-evaluated every year. </w:delText>
        </w:r>
      </w:del>
      <w:r w:rsidRPr="00650BEC">
        <w:rPr>
          <w:rFonts w:ascii="Arial" w:hAnsi="Arial" w:cs="Arial"/>
          <w:bCs/>
          <w:sz w:val="22"/>
          <w:szCs w:val="22"/>
        </w:rPr>
        <w:t xml:space="preserve">Students will also be mentored through the informal networks fostered by their internships in their second year of grant funding. </w:t>
      </w:r>
    </w:p>
    <w:p w14:paraId="73045E6E" w14:textId="0B9B73B8"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w:t>
      </w:r>
      <w:proofErr w:type="spellStart"/>
      <w:r w:rsidRPr="002E13D9">
        <w:rPr>
          <w:rFonts w:ascii="Arial" w:hAnsi="Arial" w:cs="Arial"/>
          <w:sz w:val="22"/>
          <w:szCs w:val="22"/>
        </w:rPr>
        <w:t>Kwit</w:t>
      </w:r>
      <w:proofErr w:type="spellEnd"/>
      <w:r w:rsidRPr="002E13D9">
        <w:rPr>
          <w:rFonts w:ascii="Arial" w:hAnsi="Arial" w:cs="Arial"/>
          <w:sz w:val="22"/>
          <w:szCs w:val="22"/>
        </w:rPr>
        <w:t xml:space="preserve"> will oversee </w:t>
      </w:r>
      <w:r w:rsidR="00396450">
        <w:rPr>
          <w:rFonts w:ascii="Arial" w:hAnsi="Arial" w:cs="Arial"/>
          <w:sz w:val="22"/>
          <w:szCs w:val="22"/>
        </w:rPr>
        <w:t>t</w:t>
      </w:r>
      <w:r w:rsidRPr="002E13D9">
        <w:rPr>
          <w:rFonts w:ascii="Arial" w:hAnsi="Arial" w:cs="Arial"/>
          <w:sz w:val="22"/>
          <w:szCs w:val="22"/>
        </w:rPr>
        <w:t>rainees’ mentoring activities</w:t>
      </w:r>
      <w:ins w:id="655" w:author="Brian O'Meara" w:date="2017-02-03T02:06:00Z">
        <w:r w:rsidR="00503C31">
          <w:rPr>
            <w:rFonts w:ascii="Arial" w:hAnsi="Arial" w:cs="Arial"/>
            <w:sz w:val="22"/>
            <w:szCs w:val="22"/>
          </w:rPr>
          <w:t>, which are</w:t>
        </w:r>
      </w:ins>
      <w:del w:id="656" w:author="Brian O'Meara" w:date="2017-02-03T02:07:00Z">
        <w:r w:rsidR="00396450" w:rsidDel="00503C31">
          <w:rPr>
            <w:rFonts w:ascii="Arial" w:hAnsi="Arial" w:cs="Arial"/>
            <w:sz w:val="22"/>
            <w:szCs w:val="22"/>
          </w:rPr>
          <w:delText>,</w:delText>
        </w:r>
        <w:r w:rsidRPr="002E13D9" w:rsidDel="00503C31">
          <w:rPr>
            <w:rFonts w:ascii="Arial" w:hAnsi="Arial" w:cs="Arial"/>
            <w:sz w:val="22"/>
            <w:szCs w:val="22"/>
          </w:rPr>
          <w:delText xml:space="preserve"> </w:delText>
        </w:r>
      </w:del>
      <w:ins w:id="657" w:author="Brian O'Meara" w:date="2017-02-03T02:07:00Z">
        <w:r w:rsidR="00503C31">
          <w:rPr>
            <w:rFonts w:ascii="Arial" w:hAnsi="Arial" w:cs="Arial"/>
            <w:sz w:val="22"/>
            <w:szCs w:val="22"/>
          </w:rPr>
          <w:t xml:space="preserve"> </w:t>
        </w:r>
      </w:ins>
      <w:commentRangeStart w:id="658"/>
      <w:r w:rsidRPr="002E13D9">
        <w:rPr>
          <w:rFonts w:ascii="Arial" w:hAnsi="Arial" w:cs="Arial"/>
          <w:sz w:val="22"/>
          <w:szCs w:val="22"/>
        </w:rPr>
        <w:t>developed</w:t>
      </w:r>
      <w:r w:rsidR="00396450">
        <w:rPr>
          <w:rFonts w:ascii="Arial" w:hAnsi="Arial" w:cs="Arial"/>
          <w:sz w:val="22"/>
          <w:szCs w:val="22"/>
        </w:rPr>
        <w:t xml:space="preserve"> </w:t>
      </w:r>
      <w:commentRangeEnd w:id="658"/>
      <w:r w:rsidR="008B25AC">
        <w:rPr>
          <w:rStyle w:val="CommentReference"/>
        </w:rPr>
        <w:commentReference w:id="658"/>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One of these activities is a weekly discourse session, modeled on a PEER initiative to increase the number of exceptional underrepresented students graduating with doctoral degrees in STEM disciplines at UT. </w:t>
      </w:r>
      <w:ins w:id="659" w:author="Brian O'Meara" w:date="2017-02-03T02:07:00Z">
        <w:r w:rsidR="00503C31">
          <w:rPr>
            <w:rFonts w:ascii="Arial" w:hAnsi="Arial" w:cs="Arial"/>
            <w:sz w:val="22"/>
            <w:szCs w:val="22"/>
          </w:rPr>
          <w:t xml:space="preserve">This session will create cohesion </w:t>
        </w:r>
      </w:ins>
      <w:ins w:id="660" w:author="Brian O'Meara" w:date="2017-02-03T02:08:00Z">
        <w:r w:rsidR="00DC010E">
          <w:rPr>
            <w:rFonts w:ascii="Arial" w:hAnsi="Arial" w:cs="Arial"/>
            <w:sz w:val="22"/>
            <w:szCs w:val="22"/>
          </w:rPr>
          <w:t>for</w:t>
        </w:r>
      </w:ins>
      <w:ins w:id="661" w:author="Brian O'Meara" w:date="2017-02-03T02:07:00Z">
        <w:r w:rsidR="00503C31">
          <w:rPr>
            <w:rFonts w:ascii="Arial" w:hAnsi="Arial" w:cs="Arial"/>
            <w:sz w:val="22"/>
            <w:szCs w:val="22"/>
          </w:rPr>
          <w:t xml:space="preserve"> our students (</w:t>
        </w:r>
      </w:ins>
      <w:ins w:id="662" w:author="Brian O'Meara" w:date="2017-02-03T02:08:00Z">
        <w:r w:rsidR="00503C31">
          <w:rPr>
            <w:rFonts w:ascii="Arial" w:hAnsi="Arial" w:cs="Arial"/>
            <w:sz w:val="22"/>
            <w:szCs w:val="22"/>
          </w:rPr>
          <w:t>all</w:t>
        </w:r>
      </w:ins>
      <w:ins w:id="663" w:author="Brian O'Meara" w:date="2017-02-03T02:07:00Z">
        <w:r w:rsidR="00503C31">
          <w:rPr>
            <w:rFonts w:ascii="Arial" w:hAnsi="Arial" w:cs="Arial"/>
            <w:sz w:val="22"/>
            <w:szCs w:val="22"/>
          </w:rPr>
          <w:t xml:space="preserve"> funded and those affiliate students who opt in)</w:t>
        </w:r>
      </w:ins>
      <w:ins w:id="664" w:author="Brian O'Meara" w:date="2017-02-03T02:08:00Z">
        <w:r w:rsidR="00503C31">
          <w:rPr>
            <w:rFonts w:ascii="Arial" w:hAnsi="Arial" w:cs="Arial"/>
            <w:sz w:val="22"/>
            <w:szCs w:val="22"/>
          </w:rPr>
          <w:t xml:space="preserve"> within and between cohorts. </w:t>
        </w:r>
      </w:ins>
      <w:ins w:id="665" w:author="Brian O'Meara" w:date="2017-02-03T02:09:00Z">
        <w:r w:rsidR="00EF0889">
          <w:rPr>
            <w:rFonts w:ascii="Arial" w:hAnsi="Arial" w:cs="Arial"/>
            <w:sz w:val="22"/>
            <w:szCs w:val="22"/>
          </w:rPr>
          <w:t xml:space="preserve">These will be opportunities for students to discuss current challenges and solutions, professional and scientific skills, plans for outreach, and experiences during internships. </w:t>
        </w:r>
      </w:ins>
      <w:ins w:id="666" w:author="Brian O'Meara" w:date="2017-02-03T02:04:00Z">
        <w:r w:rsidR="007516EC">
          <w:rPr>
            <w:rFonts w:ascii="Arial" w:hAnsi="Arial" w:cs="Arial"/>
            <w:sz w:val="22"/>
            <w:szCs w:val="22"/>
          </w:rPr>
          <w:t xml:space="preserve">Students will develop an </w:t>
        </w:r>
      </w:ins>
      <w:del w:id="667" w:author="Brian O'Meara" w:date="2017-02-03T02:04:00Z">
        <w:r w:rsidRPr="002E13D9" w:rsidDel="007516EC">
          <w:rPr>
            <w:rFonts w:ascii="Arial" w:hAnsi="Arial" w:cs="Arial"/>
            <w:sz w:val="22"/>
            <w:szCs w:val="22"/>
          </w:rPr>
          <w:delText xml:space="preserve">Another activity will help students develop an </w:delText>
        </w:r>
      </w:del>
      <w:commentRangeStart w:id="668"/>
      <w:r w:rsidRPr="002E13D9">
        <w:rPr>
          <w:rFonts w:ascii="Arial" w:hAnsi="Arial" w:cs="Arial"/>
          <w:sz w:val="22"/>
          <w:szCs w:val="22"/>
        </w:rPr>
        <w:t xml:space="preserve">individual development plan </w:t>
      </w:r>
      <w:commentRangeEnd w:id="668"/>
      <w:r w:rsidR="008B25AC">
        <w:rPr>
          <w:rStyle w:val="CommentReference"/>
        </w:rPr>
        <w:commentReference w:id="668"/>
      </w:r>
      <w:ins w:id="669" w:author="Brian O'Meara" w:date="2017-02-03T02:04:00Z">
        <w:r w:rsidR="007516EC">
          <w:rPr>
            <w:rFonts w:ascii="Arial" w:hAnsi="Arial" w:cs="Arial"/>
            <w:sz w:val="22"/>
            <w:szCs w:val="22"/>
          </w:rPr>
          <w:t xml:space="preserve">in their first semester </w:t>
        </w:r>
      </w:ins>
      <w:r w:rsidRPr="002E13D9">
        <w:rPr>
          <w:rFonts w:ascii="Arial" w:hAnsi="Arial" w:cs="Arial"/>
          <w:sz w:val="22"/>
          <w:szCs w:val="22"/>
        </w:rPr>
        <w:t>and monitor their progress toward accomplishing their goals.</w:t>
      </w:r>
      <w:ins w:id="670" w:author="Brian O'Meara" w:date="2017-02-03T02:04:00Z">
        <w:r w:rsidR="007516EC">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w:t>
        </w:r>
        <w:proofErr w:type="spellStart"/>
        <w:r w:rsidR="007516EC">
          <w:rPr>
            <w:rFonts w:ascii="Arial" w:hAnsi="Arial" w:cs="Arial"/>
            <w:sz w:val="22"/>
            <w:szCs w:val="22"/>
          </w:rPr>
          <w:t>Kwit</w:t>
        </w:r>
        <w:proofErr w:type="spellEnd"/>
        <w:r w:rsidR="007516EC">
          <w:rPr>
            <w:rFonts w:ascii="Arial" w:hAnsi="Arial" w:cs="Arial"/>
            <w:sz w:val="22"/>
            <w:szCs w:val="22"/>
          </w:rPr>
          <w:t xml:space="preserve"> and the Program Coordinator should reach out to a new potential partner so the student </w:t>
        </w:r>
      </w:ins>
      <w:ins w:id="671" w:author="Brian O'Meara" w:date="2017-02-03T02:06:00Z">
        <w:r w:rsidR="00B676F7">
          <w:rPr>
            <w:rFonts w:ascii="Arial" w:hAnsi="Arial" w:cs="Arial"/>
            <w:sz w:val="22"/>
            <w:szCs w:val="22"/>
          </w:rPr>
          <w:t>will have a good placement in her or his first summer.</w:t>
        </w:r>
      </w:ins>
    </w:p>
    <w:p w14:paraId="09A78C37" w14:textId="25D80082" w:rsidR="002E13D9" w:rsidRDefault="002E13D9" w:rsidP="0072026D">
      <w:pPr>
        <w:ind w:firstLine="720"/>
        <w:contextualSpacing/>
        <w:rPr>
          <w:rFonts w:ascii="Arial" w:hAnsi="Arial" w:cs="Arial"/>
          <w:sz w:val="22"/>
          <w:szCs w:val="22"/>
        </w:rPr>
      </w:pPr>
      <w:r w:rsidRPr="002E13D9">
        <w:rPr>
          <w:rFonts w:ascii="Arial" w:hAnsi="Arial" w:cs="Arial"/>
          <w:sz w:val="22"/>
          <w:szCs w:val="22"/>
        </w:rPr>
        <w:t xml:space="preserve"> 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t>
      </w:r>
      <w:del w:id="672" w:author="Brian O'Meara" w:date="2017-02-03T02:10:00Z">
        <w:r w:rsidRPr="002E13D9" w:rsidDel="00BD1FA8">
          <w:rPr>
            <w:rFonts w:ascii="Arial" w:hAnsi="Arial" w:cs="Arial"/>
            <w:sz w:val="22"/>
            <w:szCs w:val="22"/>
          </w:rPr>
          <w:delText xml:space="preserve">We hope to improve on UT’s current graduate student retention rate, which is ____, by increasing that rate to ___ in our three disciplines. </w:delText>
        </w:r>
      </w:del>
      <w:r w:rsidRPr="002E13D9">
        <w:rPr>
          <w:rFonts w:ascii="Arial" w:hAnsi="Arial" w:cs="Arial"/>
          <w:sz w:val="22"/>
          <w:szCs w:val="22"/>
        </w:rPr>
        <w:t xml:space="preserve">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650BEC" w:rsidRDefault="002E13D9">
      <w:pPr>
        <w:contextualSpacing/>
        <w:rPr>
          <w:rFonts w:ascii="Arial" w:hAnsi="Arial" w:cs="Arial"/>
          <w:b/>
          <w:sz w:val="22"/>
          <w:szCs w:val="2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5E2E39D9" w14:textId="4A341F2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of this NRT program will be conducted by East Main Evaluation &amp; Consulting, LLC of Wilmington, NC. EMEC </w:t>
      </w:r>
      <w:r w:rsidR="00203AC4">
        <w:rPr>
          <w:rFonts w:ascii="Arial" w:hAnsi="Arial" w:cs="Arial"/>
          <w:sz w:val="22"/>
          <w:szCs w:val="22"/>
        </w:rPr>
        <w:t>provides</w:t>
      </w:r>
      <w:r w:rsidRPr="00F54773">
        <w:rPr>
          <w:rFonts w:ascii="Arial" w:hAnsi="Arial" w:cs="Arial"/>
          <w:sz w:val="22"/>
          <w:szCs w:val="22"/>
        </w:rPr>
        <w:t xml:space="preserve"> consulting and evaluation services with expertise in science and mathematics education and technology. </w:t>
      </w:r>
      <w:r w:rsidR="00203AC4">
        <w:rPr>
          <w:rFonts w:ascii="Arial" w:hAnsi="Arial" w:cs="Arial"/>
          <w:sz w:val="22"/>
          <w:szCs w:val="22"/>
        </w:rPr>
        <w:t>This</w:t>
      </w:r>
      <w:r w:rsidRPr="00F54773">
        <w:rPr>
          <w:rFonts w:ascii="Arial" w:hAnsi="Arial" w:cs="Arial"/>
          <w:sz w:val="22"/>
          <w:szCs w:val="22"/>
        </w:rPr>
        <w:t xml:space="preserve"> effort will be managed by Barbara P. Heath, Ph.D.</w:t>
      </w:r>
      <w:r w:rsidR="00203AC4">
        <w:rPr>
          <w:rFonts w:ascii="Arial" w:hAnsi="Arial" w:cs="Arial"/>
          <w:sz w:val="22"/>
          <w:szCs w:val="22"/>
        </w:rPr>
        <w:t>,</w:t>
      </w:r>
      <w:r w:rsidRPr="00F54773">
        <w:rPr>
          <w:rFonts w:ascii="Arial" w:hAnsi="Arial" w:cs="Arial"/>
          <w:sz w:val="22"/>
          <w:szCs w:val="22"/>
        </w:rPr>
        <w:t xml:space="preserve"> with implementation support from additional staff. Dr. Heath founded EMEC in 2004 and has evaluated over 30 STEM focused programs including </w:t>
      </w:r>
      <w:proofErr w:type="spellStart"/>
      <w:r w:rsidRPr="00F54773">
        <w:rPr>
          <w:rFonts w:ascii="Arial" w:hAnsi="Arial" w:cs="Arial"/>
          <w:sz w:val="22"/>
          <w:szCs w:val="22"/>
        </w:rPr>
        <w:t>CyVerse</w:t>
      </w:r>
      <w:proofErr w:type="spellEnd"/>
      <w:r w:rsidRPr="00F54773">
        <w:rPr>
          <w:rFonts w:ascii="Arial" w:hAnsi="Arial" w:cs="Arial"/>
          <w:sz w:val="22"/>
          <w:szCs w:val="22"/>
        </w:rPr>
        <w:t xml:space="preserve"> (formerly </w:t>
      </w:r>
      <w:proofErr w:type="spellStart"/>
      <w:r w:rsidRPr="00F54773">
        <w:rPr>
          <w:rFonts w:ascii="Arial" w:hAnsi="Arial" w:cs="Arial"/>
          <w:sz w:val="22"/>
          <w:szCs w:val="22"/>
        </w:rPr>
        <w:t>iPlant</w:t>
      </w:r>
      <w:proofErr w:type="spellEnd"/>
      <w:r w:rsidRPr="00F54773">
        <w:rPr>
          <w:rFonts w:ascii="Arial" w:hAnsi="Arial" w:cs="Arial"/>
          <w:sz w:val="22"/>
          <w:szCs w:val="22"/>
        </w:rPr>
        <w:t>), multiple Math and Science Partnerships, and various informal education efforts.</w:t>
      </w:r>
    </w:p>
    <w:p w14:paraId="52E97D25" w14:textId="7F567AD6"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 xml:space="preserve">outcome framework. </w:t>
      </w:r>
      <w:r w:rsidR="00203AC4">
        <w:rPr>
          <w:rFonts w:ascii="Arial" w:hAnsi="Arial" w:cs="Arial"/>
          <w:sz w:val="22"/>
          <w:szCs w:val="22"/>
        </w:rPr>
        <w:t>This</w:t>
      </w:r>
      <w:r w:rsidRPr="00F54773">
        <w:rPr>
          <w:rFonts w:ascii="Arial" w:hAnsi="Arial" w:cs="Arial"/>
          <w:sz w:val="22"/>
          <w:szCs w:val="22"/>
        </w:rPr>
        <w:t xml:space="preserve"> approach provides a comprehensive model to continue to analyze the project activities while gathering data on the program effects. Within this framework, a logic model (</w:t>
      </w:r>
      <w:r w:rsidRPr="00DD7520">
        <w:rPr>
          <w:rFonts w:ascii="Arial" w:hAnsi="Arial" w:cs="Arial"/>
          <w:sz w:val="22"/>
          <w:szCs w:val="22"/>
          <w:highlight w:val="yellow"/>
        </w:rPr>
        <w:t xml:space="preserve">see </w:t>
      </w:r>
      <w:r w:rsidR="008A4CDD" w:rsidRPr="00DD7520">
        <w:rPr>
          <w:rFonts w:ascii="Arial" w:hAnsi="Arial" w:cs="Arial"/>
          <w:sz w:val="22"/>
          <w:szCs w:val="22"/>
          <w:highlight w:val="yellow"/>
        </w:rPr>
        <w:t>Table X</w:t>
      </w:r>
      <w:r w:rsidRPr="00F54773">
        <w:rPr>
          <w:rFonts w:ascii="Arial" w:hAnsi="Arial" w:cs="Arial"/>
          <w:sz w:val="22"/>
          <w:szCs w:val="22"/>
        </w:rPr>
        <w:t xml:space="preserve">) is used to represent the sequence of steps between program services and outcomes (Rossi, </w:t>
      </w:r>
      <w:proofErr w:type="spellStart"/>
      <w:r w:rsidRPr="00F54773">
        <w:rPr>
          <w:rFonts w:ascii="Arial" w:hAnsi="Arial" w:cs="Arial"/>
          <w:sz w:val="22"/>
          <w:szCs w:val="22"/>
        </w:rPr>
        <w:t>Lipsey</w:t>
      </w:r>
      <w:proofErr w:type="spellEnd"/>
      <w:r w:rsidRPr="00F54773">
        <w:rPr>
          <w:rFonts w:ascii="Arial" w:hAnsi="Arial" w:cs="Arial"/>
          <w:sz w:val="22"/>
          <w:szCs w:val="22"/>
        </w:rPr>
        <w:t>, and Freeman 2004). The evaluation tables represent the logic model developed for the proposed NRT program. The outputs and outcomes shown include identified performance measures and expected competencies that are anticipated effects of the project activities.</w:t>
      </w:r>
    </w:p>
    <w:p w14:paraId="67DC6349" w14:textId="16AD8F05"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sidR="008A4CDD">
        <w:rPr>
          <w:rFonts w:ascii="Arial" w:hAnsi="Arial" w:cs="Arial"/>
          <w:sz w:val="22"/>
          <w:szCs w:val="22"/>
        </w:rPr>
        <w:t>: A</w:t>
      </w:r>
      <w:r w:rsidRPr="00F54773">
        <w:rPr>
          <w:rFonts w:ascii="Arial" w:hAnsi="Arial" w:cs="Arial"/>
          <w:sz w:val="22"/>
          <w:szCs w:val="22"/>
        </w:rPr>
        <w:t>re the services and support functions consistent with the program design</w:t>
      </w:r>
      <w:r w:rsidR="00203AC4">
        <w:rPr>
          <w:rFonts w:ascii="Arial" w:hAnsi="Arial" w:cs="Arial"/>
          <w:sz w:val="22"/>
          <w:szCs w:val="22"/>
        </w:rPr>
        <w:t>? S</w:t>
      </w:r>
      <w:r w:rsidR="008A4CDD">
        <w:rPr>
          <w:rFonts w:ascii="Arial" w:hAnsi="Arial" w:cs="Arial"/>
          <w:sz w:val="22"/>
          <w:szCs w:val="22"/>
        </w:rPr>
        <w:t>econd: A</w:t>
      </w:r>
      <w:r w:rsidRPr="00F54773">
        <w:rPr>
          <w:rFonts w:ascii="Arial" w:hAnsi="Arial" w:cs="Arial"/>
          <w:sz w:val="22"/>
          <w:szCs w:val="22"/>
        </w:rPr>
        <w:t>re the services reaching the target population</w:t>
      </w:r>
      <w:r w:rsidR="00203AC4">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primary program activities. The program impact theory (Figure </w:t>
      </w:r>
      <w:r w:rsidR="00203AC4">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0CD9D42B" w14:textId="77777777" w:rsidR="00F54773" w:rsidRPr="00394FB2" w:rsidRDefault="00F54773" w:rsidP="00F54773">
      <w:pPr>
        <w:contextualSpacing/>
        <w:rPr>
          <w:rFonts w:ascii="Arial" w:hAnsi="Arial" w:cs="Arial"/>
          <w:sz w:val="12"/>
          <w:szCs w:val="12"/>
        </w:rPr>
      </w:pPr>
    </w:p>
    <w:p w14:paraId="02F3A298" w14:textId="2A20802F" w:rsidR="00FC7271" w:rsidRPr="00646C3D" w:rsidRDefault="00FC7271" w:rsidP="00FC7271">
      <w:pPr>
        <w:jc w:val="center"/>
        <w:rPr>
          <w:rFonts w:ascii="Arial" w:hAnsi="Arial" w:cs="Arial"/>
        </w:rPr>
      </w:pPr>
      <w:r w:rsidRPr="00924A66">
        <w:rPr>
          <w:rFonts w:ascii="Arial" w:hAnsi="Arial" w:cs="Arial"/>
          <w:noProof/>
        </w:rPr>
        <w:drawing>
          <wp:inline distT="0" distB="0" distL="0" distR="0" wp14:anchorId="46815F91" wp14:editId="6C3C1258">
            <wp:extent cx="4709160" cy="386542"/>
            <wp:effectExtent l="50800" t="76200" r="40640" b="711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7B143C2" w14:textId="551F369A" w:rsidR="00FC7271" w:rsidRPr="00C47C9A" w:rsidRDefault="001C44DC" w:rsidP="00FC7271">
      <w:pPr>
        <w:jc w:val="center"/>
        <w:rPr>
          <w:rFonts w:ascii="Arial" w:hAnsi="Arial" w:cs="Arial"/>
          <w:i/>
          <w:sz w:val="20"/>
          <w:szCs w:val="20"/>
        </w:rPr>
      </w:pPr>
      <w:r w:rsidRPr="00C47C9A">
        <w:rPr>
          <w:rFonts w:ascii="Arial" w:hAnsi="Arial" w:cs="Arial"/>
          <w:b/>
          <w:i/>
          <w:sz w:val="20"/>
          <w:szCs w:val="20"/>
        </w:rPr>
        <w:t xml:space="preserve">Figure </w:t>
      </w:r>
      <w:r w:rsidR="00203AC4">
        <w:rPr>
          <w:rFonts w:ascii="Arial" w:hAnsi="Arial" w:cs="Arial"/>
          <w:b/>
          <w:i/>
          <w:sz w:val="20"/>
          <w:szCs w:val="20"/>
        </w:rPr>
        <w:t>3</w:t>
      </w:r>
      <w:r w:rsidR="00FC7271" w:rsidRPr="00C47C9A">
        <w:rPr>
          <w:rFonts w:ascii="Arial" w:hAnsi="Arial" w:cs="Arial"/>
          <w:b/>
          <w:i/>
          <w:sz w:val="20"/>
          <w:szCs w:val="20"/>
        </w:rPr>
        <w:t>:</w:t>
      </w:r>
      <w:r w:rsidR="00FC7271" w:rsidRPr="00C47C9A">
        <w:rPr>
          <w:rFonts w:ascii="Arial" w:hAnsi="Arial" w:cs="Arial"/>
          <w:i/>
          <w:sz w:val="20"/>
          <w:szCs w:val="20"/>
        </w:rPr>
        <w:t xml:space="preserve"> Program Impact Theory </w:t>
      </w:r>
    </w:p>
    <w:p w14:paraId="49C0C287" w14:textId="77777777" w:rsidR="00FC7271" w:rsidRPr="00394FB2" w:rsidRDefault="00FC7271" w:rsidP="00F54773">
      <w:pPr>
        <w:contextualSpacing/>
        <w:rPr>
          <w:rFonts w:ascii="Arial" w:hAnsi="Arial" w:cs="Arial"/>
          <w:sz w:val="12"/>
          <w:szCs w:val="12"/>
        </w:rPr>
      </w:pPr>
    </w:p>
    <w:p w14:paraId="341A586D" w14:textId="46D768B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utilize 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 xml:space="preserve">rt will include all data </w:t>
      </w:r>
      <w:r w:rsidR="00D16DA5">
        <w:rPr>
          <w:rFonts w:ascii="Arial" w:hAnsi="Arial" w:cs="Arial"/>
          <w:sz w:val="22"/>
          <w:szCs w:val="22"/>
        </w:rPr>
        <w:lastRenderedPageBreak/>
        <w:t>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1CD6F9A7" w14:textId="7F14CC38" w:rsidR="00F54773" w:rsidRPr="00F54773" w:rsidRDefault="001E16BC" w:rsidP="00F54773">
      <w:pPr>
        <w:contextualSpacing/>
        <w:rPr>
          <w:rFonts w:ascii="Arial" w:hAnsi="Arial" w:cs="Arial"/>
          <w:sz w:val="22"/>
          <w:szCs w:val="22"/>
        </w:rPr>
      </w:pPr>
      <w:r>
        <w:rPr>
          <w:rFonts w:ascii="Arial" w:hAnsi="Arial" w:cs="Arial"/>
          <w:sz w:val="22"/>
          <w:szCs w:val="22"/>
        </w:rPr>
        <w:tab/>
      </w:r>
    </w:p>
    <w:p w14:paraId="5B0BA070" w14:textId="44ADBA4E" w:rsidR="001C44DC" w:rsidRDefault="001C44DC" w:rsidP="00C47C9A">
      <w:pPr>
        <w:rPr>
          <w:rFonts w:ascii="Arial" w:hAnsi="Arial" w:cs="Arial"/>
          <w:i/>
          <w:sz w:val="22"/>
          <w:szCs w:val="22"/>
        </w:rPr>
      </w:pPr>
      <w:r w:rsidRPr="00C47C9A">
        <w:rPr>
          <w:rFonts w:ascii="Arial" w:hAnsi="Arial" w:cs="Arial"/>
          <w:b/>
          <w:i/>
          <w:sz w:val="22"/>
          <w:szCs w:val="22"/>
        </w:rPr>
        <w:t>Table 2.</w:t>
      </w:r>
      <w:r w:rsidRPr="00C47C9A">
        <w:rPr>
          <w:rFonts w:ascii="Arial" w:hAnsi="Arial" w:cs="Arial"/>
          <w:i/>
          <w:sz w:val="22"/>
          <w:szCs w:val="22"/>
        </w:rPr>
        <w:t xml:space="preserve"> Evaluation and asses</w:t>
      </w:r>
      <w:r w:rsidR="00E054D6">
        <w:rPr>
          <w:rFonts w:ascii="Arial" w:hAnsi="Arial" w:cs="Arial"/>
          <w:i/>
          <w:sz w:val="22"/>
          <w:szCs w:val="22"/>
        </w:rPr>
        <w:t>s</w:t>
      </w:r>
      <w:r w:rsidRPr="00C47C9A">
        <w:rPr>
          <w:rFonts w:ascii="Arial" w:hAnsi="Arial" w:cs="Arial"/>
          <w:i/>
          <w:sz w:val="22"/>
          <w:szCs w:val="22"/>
        </w:rPr>
        <w:t xml:space="preserve">ment </w:t>
      </w:r>
    </w:p>
    <w:p w14:paraId="70890F18" w14:textId="14D16ACB" w:rsidR="00A17741" w:rsidRPr="006904E2" w:rsidRDefault="00A17741" w:rsidP="00A17741">
      <w:pPr>
        <w:rPr>
          <w:rFonts w:ascii="Calibri" w:hAnsi="Calibri"/>
        </w:rPr>
      </w:pPr>
      <w:r w:rsidRPr="006904E2">
        <w:rPr>
          <w:rFonts w:ascii="Calibri" w:hAnsi="Calibri"/>
          <w:b/>
        </w:rPr>
        <w:t>Goal 1:</w:t>
      </w:r>
      <w:r w:rsidRPr="006904E2">
        <w:rPr>
          <w:rFonts w:ascii="Calibri" w:hAnsi="Calibri"/>
        </w:rPr>
        <w:t xml:space="preserve"> </w:t>
      </w:r>
      <w:r w:rsidRPr="002D7BEB">
        <w:rPr>
          <w:rFonts w:ascii="Arial" w:hAnsi="Arial" w:cs="Arial"/>
        </w:rPr>
        <w:t xml:space="preserve">Create a workforce to </w:t>
      </w:r>
      <w:r>
        <w:rPr>
          <w:rFonts w:ascii="Arial" w:hAnsi="Arial" w:cs="Arial"/>
        </w:rPr>
        <w:t>fill the need for biodiversity</w:t>
      </w:r>
      <w:r w:rsidRPr="00B17F10">
        <w:rPr>
          <w:rFonts w:ascii="Arial" w:hAnsi="Arial" w:cs="Arial"/>
        </w:rPr>
        <w:t xml:space="preserve"> </w:t>
      </w:r>
      <w:r>
        <w:rPr>
          <w:rFonts w:ascii="Arial" w:hAnsi="Arial" w:cs="Arial"/>
        </w:rPr>
        <w:t>expertise in the US</w:t>
      </w:r>
      <w:r w:rsidR="00FF135A">
        <w:rPr>
          <w:rFonts w:ascii="Arial" w:hAnsi="Arial" w:cs="Arial"/>
        </w:rPr>
        <w:t>.</w:t>
      </w:r>
    </w:p>
    <w:tbl>
      <w:tblPr>
        <w:tblStyle w:val="TableGrid"/>
        <w:tblW w:w="9411" w:type="dxa"/>
        <w:tblCellMar>
          <w:left w:w="29" w:type="dxa"/>
          <w:right w:w="29" w:type="dxa"/>
        </w:tblCellMar>
        <w:tblLook w:val="04A0" w:firstRow="1" w:lastRow="0" w:firstColumn="1" w:lastColumn="0" w:noHBand="0" w:noVBand="1"/>
      </w:tblPr>
      <w:tblGrid>
        <w:gridCol w:w="1581"/>
        <w:gridCol w:w="34"/>
        <w:gridCol w:w="3026"/>
        <w:gridCol w:w="2700"/>
        <w:gridCol w:w="2070"/>
      </w:tblGrid>
      <w:tr w:rsidR="00FF135A" w:rsidRPr="00FF135A" w14:paraId="7D56425B" w14:textId="77777777" w:rsidTr="0073310E">
        <w:tc>
          <w:tcPr>
            <w:tcW w:w="1615" w:type="dxa"/>
            <w:gridSpan w:val="2"/>
            <w:shd w:val="clear" w:color="auto" w:fill="D9D9D9" w:themeFill="background1" w:themeFillShade="D9"/>
            <w:vAlign w:val="center"/>
          </w:tcPr>
          <w:p w14:paraId="55150B78"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Strategy</w:t>
            </w:r>
          </w:p>
        </w:tc>
        <w:tc>
          <w:tcPr>
            <w:tcW w:w="3026" w:type="dxa"/>
            <w:shd w:val="clear" w:color="auto" w:fill="D9D9D9" w:themeFill="background1" w:themeFillShade="D9"/>
          </w:tcPr>
          <w:p w14:paraId="2365EF42"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189889B3" w14:textId="77777777" w:rsidR="00A17741" w:rsidRPr="0073310E" w:rsidRDefault="00A17741" w:rsidP="00BA6235">
            <w:pPr>
              <w:rPr>
                <w:rFonts w:ascii="Arial" w:hAnsi="Arial" w:cs="Arial"/>
                <w:sz w:val="20"/>
                <w:szCs w:val="20"/>
                <w:highlight w:val="yellow"/>
              </w:rPr>
            </w:pPr>
            <w:r w:rsidRPr="0073310E">
              <w:rPr>
                <w:rFonts w:ascii="Arial" w:hAnsi="Arial" w:cs="Arial"/>
                <w:sz w:val="20"/>
                <w:szCs w:val="20"/>
              </w:rPr>
              <w:t>Outcome</w:t>
            </w:r>
          </w:p>
        </w:tc>
        <w:tc>
          <w:tcPr>
            <w:tcW w:w="2070" w:type="dxa"/>
            <w:shd w:val="clear" w:color="auto" w:fill="D9D9D9" w:themeFill="background1" w:themeFillShade="D9"/>
          </w:tcPr>
          <w:p w14:paraId="2EE75FE3"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2F387F8B" w14:textId="77777777" w:rsidTr="0073310E">
        <w:tc>
          <w:tcPr>
            <w:tcW w:w="1581" w:type="dxa"/>
            <w:vAlign w:val="center"/>
          </w:tcPr>
          <w:p w14:paraId="713C946B"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Course work</w:t>
            </w:r>
          </w:p>
        </w:tc>
        <w:tc>
          <w:tcPr>
            <w:tcW w:w="3060" w:type="dxa"/>
            <w:gridSpan w:val="2"/>
          </w:tcPr>
          <w:p w14:paraId="3C16B45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courses offered pre/post program</w:t>
            </w:r>
          </w:p>
          <w:p w14:paraId="4E118E5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128DF7B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B661BF2" w14:textId="77777777" w:rsidR="00A17741" w:rsidRPr="0073310E" w:rsidRDefault="00A17741" w:rsidP="00BA6235">
            <w:pPr>
              <w:rPr>
                <w:rFonts w:ascii="Arial" w:hAnsi="Arial" w:cs="Arial"/>
                <w:sz w:val="20"/>
                <w:szCs w:val="20"/>
              </w:rPr>
            </w:pPr>
            <w:r w:rsidRPr="0073310E">
              <w:rPr>
                <w:rFonts w:ascii="Arial" w:hAnsi="Arial" w:cs="Arial"/>
                <w:sz w:val="20"/>
                <w:szCs w:val="20"/>
              </w:rPr>
              <w:t># trainees completing comprehensive examination</w:t>
            </w:r>
          </w:p>
          <w:p w14:paraId="474B10A5"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theses</w:t>
            </w:r>
          </w:p>
          <w:p w14:paraId="25CA5BFD"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dissertations</w:t>
            </w:r>
          </w:p>
          <w:p w14:paraId="5F37CEC7" w14:textId="77777777" w:rsidR="00A17741" w:rsidRPr="0073310E" w:rsidRDefault="00A17741" w:rsidP="00BA6235">
            <w:pPr>
              <w:rPr>
                <w:rFonts w:ascii="Arial" w:hAnsi="Arial" w:cs="Arial"/>
                <w:sz w:val="20"/>
                <w:szCs w:val="20"/>
              </w:rPr>
            </w:pPr>
            <w:r w:rsidRPr="0073310E">
              <w:rPr>
                <w:rFonts w:ascii="Arial" w:hAnsi="Arial" w:cs="Arial"/>
                <w:sz w:val="20"/>
                <w:szCs w:val="20"/>
              </w:rPr>
              <w:t># of students graduating from the program</w:t>
            </w:r>
          </w:p>
        </w:tc>
        <w:tc>
          <w:tcPr>
            <w:tcW w:w="2700" w:type="dxa"/>
          </w:tcPr>
          <w:p w14:paraId="7B048846"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are satisfied with program</w:t>
            </w:r>
          </w:p>
          <w:p w14:paraId="77ECD96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a understanding of biodiverse concepts</w:t>
            </w:r>
          </w:p>
          <w:p w14:paraId="545DBE9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professional skills</w:t>
            </w:r>
          </w:p>
          <w:p w14:paraId="2B6606F8"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successfully defend their thesis or dissertation</w:t>
            </w:r>
          </w:p>
          <w:p w14:paraId="04261697"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Increase graduate student retention rate</w:t>
            </w:r>
          </w:p>
          <w:p w14:paraId="443D3EB3"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secure related career post-graduation</w:t>
            </w:r>
          </w:p>
          <w:p w14:paraId="7C9B3A6E" w14:textId="77777777" w:rsidR="00A17741" w:rsidRPr="0073310E" w:rsidRDefault="00A17741" w:rsidP="00BA6235">
            <w:pPr>
              <w:rPr>
                <w:rFonts w:ascii="Arial" w:hAnsi="Arial" w:cs="Arial"/>
                <w:sz w:val="20"/>
                <w:szCs w:val="20"/>
              </w:rPr>
            </w:pPr>
          </w:p>
        </w:tc>
        <w:tc>
          <w:tcPr>
            <w:tcW w:w="2070" w:type="dxa"/>
          </w:tcPr>
          <w:p w14:paraId="6A1D934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BA72A37"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270B2E4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72FB8A19"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A17741" w:rsidRPr="0073310E" w:rsidRDefault="00A17741" w:rsidP="0073310E">
            <w:pPr>
              <w:ind w:left="185" w:hanging="180"/>
              <w:rPr>
                <w:rFonts w:ascii="Arial" w:hAnsi="Arial" w:cs="Arial"/>
                <w:sz w:val="20"/>
                <w:szCs w:val="20"/>
              </w:rPr>
            </w:pPr>
          </w:p>
        </w:tc>
      </w:tr>
      <w:tr w:rsidR="00FF135A" w:rsidRPr="00FF135A" w14:paraId="1F3B2747" w14:textId="77777777" w:rsidTr="0073310E">
        <w:tc>
          <w:tcPr>
            <w:tcW w:w="1581" w:type="dxa"/>
            <w:tcBorders>
              <w:bottom w:val="single" w:sz="4" w:space="0" w:color="auto"/>
            </w:tcBorders>
            <w:vAlign w:val="center"/>
          </w:tcPr>
          <w:p w14:paraId="59F357C1"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Two week field course</w:t>
            </w:r>
          </w:p>
        </w:tc>
        <w:tc>
          <w:tcPr>
            <w:tcW w:w="3060" w:type="dxa"/>
            <w:gridSpan w:val="2"/>
            <w:tcBorders>
              <w:bottom w:val="single" w:sz="4" w:space="0" w:color="auto"/>
            </w:tcBorders>
          </w:tcPr>
          <w:p w14:paraId="677A7BC6" w14:textId="77777777" w:rsidR="00A17741" w:rsidRPr="00A73F4D" w:rsidRDefault="00A17741" w:rsidP="00BA6235">
            <w:pPr>
              <w:rPr>
                <w:rFonts w:ascii="Arial" w:hAnsi="Arial" w:cs="Arial"/>
                <w:sz w:val="20"/>
                <w:szCs w:val="20"/>
              </w:rPr>
            </w:pPr>
            <w:r w:rsidRPr="00A73F4D">
              <w:rPr>
                <w:rFonts w:ascii="Arial" w:hAnsi="Arial" w:cs="Arial"/>
                <w:sz w:val="20"/>
                <w:szCs w:val="20"/>
              </w:rPr>
              <w:t># and description of field courses</w:t>
            </w:r>
          </w:p>
          <w:p w14:paraId="60EB5403" w14:textId="77777777" w:rsidR="00A17741" w:rsidRPr="00A73F4D" w:rsidRDefault="00A17741" w:rsidP="00BA6235">
            <w:pPr>
              <w:rPr>
                <w:rFonts w:ascii="Arial" w:hAnsi="Arial" w:cs="Arial"/>
                <w:sz w:val="20"/>
                <w:szCs w:val="20"/>
              </w:rPr>
            </w:pPr>
            <w:r w:rsidRPr="00A73F4D">
              <w:rPr>
                <w:rFonts w:ascii="Arial" w:hAnsi="Arial" w:cs="Arial"/>
                <w:sz w:val="20"/>
                <w:szCs w:val="20"/>
              </w:rPr>
              <w:t># students enrolled in each course each semester</w:t>
            </w:r>
          </w:p>
          <w:p w14:paraId="3F02E54F" w14:textId="77777777" w:rsidR="00A17741" w:rsidRPr="00A73F4D" w:rsidRDefault="00A17741" w:rsidP="00BA6235">
            <w:pPr>
              <w:rPr>
                <w:rFonts w:ascii="Arial" w:hAnsi="Arial" w:cs="Arial"/>
                <w:sz w:val="20"/>
                <w:szCs w:val="20"/>
              </w:rPr>
            </w:pPr>
            <w:r w:rsidRPr="00A73F4D">
              <w:rPr>
                <w:rFonts w:ascii="Arial" w:hAnsi="Arial" w:cs="Arial"/>
                <w:sz w:val="20"/>
                <w:szCs w:val="20"/>
              </w:rPr>
              <w:t># students completing each course each semester</w:t>
            </w:r>
          </w:p>
          <w:p w14:paraId="6D23E8F4" w14:textId="77777777" w:rsidR="00A17741" w:rsidRPr="00A73F4D" w:rsidRDefault="00A17741" w:rsidP="00BA6235">
            <w:pPr>
              <w:rPr>
                <w:rFonts w:ascii="Arial" w:hAnsi="Arial" w:cs="Arial"/>
                <w:sz w:val="20"/>
                <w:szCs w:val="20"/>
              </w:rPr>
            </w:pPr>
            <w:r w:rsidRPr="00A73F4D">
              <w:rPr>
                <w:rFonts w:ascii="Arial" w:hAnsi="Arial" w:cs="Arial"/>
                <w:sz w:val="20"/>
                <w:szCs w:val="20"/>
              </w:rPr>
              <w:t># of faculty teaching program courses</w:t>
            </w:r>
          </w:p>
          <w:p w14:paraId="15ACD001" w14:textId="77777777" w:rsidR="00A17741" w:rsidRPr="00A73F4D" w:rsidRDefault="00A17741" w:rsidP="00BA6235">
            <w:pPr>
              <w:rPr>
                <w:rFonts w:ascii="Arial" w:hAnsi="Arial" w:cs="Arial"/>
                <w:sz w:val="20"/>
                <w:szCs w:val="20"/>
              </w:rPr>
            </w:pPr>
            <w:r w:rsidRPr="00A73F4D">
              <w:rPr>
                <w:rFonts w:ascii="Arial" w:hAnsi="Arial" w:cs="Arial"/>
                <w:sz w:val="20"/>
                <w:szCs w:val="20"/>
              </w:rPr>
              <w:t># of departments collaborating</w:t>
            </w:r>
          </w:p>
        </w:tc>
        <w:tc>
          <w:tcPr>
            <w:tcW w:w="2700" w:type="dxa"/>
            <w:tcBorders>
              <w:bottom w:val="single" w:sz="4" w:space="0" w:color="auto"/>
            </w:tcBorders>
          </w:tcPr>
          <w:p w14:paraId="21B4777A" w14:textId="77777777" w:rsidR="00A17741" w:rsidRPr="00A73F4D" w:rsidRDefault="00A17741" w:rsidP="0073310E">
            <w:pPr>
              <w:pStyle w:val="ListParagraph"/>
              <w:numPr>
                <w:ilvl w:val="0"/>
                <w:numId w:val="17"/>
              </w:numPr>
              <w:ind w:left="151" w:hanging="151"/>
              <w:rPr>
                <w:rFonts w:ascii="Arial" w:hAnsi="Arial" w:cs="Arial"/>
                <w:sz w:val="20"/>
                <w:szCs w:val="20"/>
              </w:rPr>
            </w:pPr>
            <w:r w:rsidRPr="00A73F4D">
              <w:rPr>
                <w:rFonts w:ascii="Arial" w:hAnsi="Arial" w:cs="Arial"/>
                <w:sz w:val="20"/>
                <w:szCs w:val="20"/>
              </w:rPr>
              <w:t>Trainees are satisfied with field course</w:t>
            </w:r>
          </w:p>
          <w:p w14:paraId="2358573E" w14:textId="77777777" w:rsidR="00A17741" w:rsidRPr="00A73F4D" w:rsidRDefault="00A17741" w:rsidP="0073310E">
            <w:pPr>
              <w:pStyle w:val="ListParagraph"/>
              <w:numPr>
                <w:ilvl w:val="0"/>
                <w:numId w:val="17"/>
              </w:numPr>
              <w:ind w:left="151" w:hanging="151"/>
              <w:rPr>
                <w:rFonts w:ascii="Arial" w:hAnsi="Arial" w:cs="Arial"/>
                <w:sz w:val="20"/>
                <w:szCs w:val="20"/>
              </w:rPr>
            </w:pPr>
            <w:r w:rsidRPr="00A73F4D">
              <w:rPr>
                <w:rFonts w:ascii="Arial" w:hAnsi="Arial" w:cs="Arial"/>
                <w:sz w:val="20"/>
                <w:szCs w:val="20"/>
              </w:rPr>
              <w:t>Trainees gain understanding of field methods</w:t>
            </w:r>
          </w:p>
          <w:p w14:paraId="0F17A9C9" w14:textId="77777777" w:rsidR="00A17741" w:rsidRPr="00A73F4D" w:rsidRDefault="00A17741" w:rsidP="0073310E">
            <w:pPr>
              <w:pStyle w:val="ListParagraph"/>
              <w:numPr>
                <w:ilvl w:val="0"/>
                <w:numId w:val="17"/>
              </w:numPr>
              <w:ind w:left="151" w:hanging="151"/>
              <w:rPr>
                <w:rFonts w:ascii="Arial" w:hAnsi="Arial" w:cs="Arial"/>
                <w:sz w:val="20"/>
                <w:szCs w:val="20"/>
              </w:rPr>
            </w:pPr>
            <w:r w:rsidRPr="00A73F4D">
              <w:rPr>
                <w:rFonts w:ascii="Arial" w:hAnsi="Arial" w:cs="Arial"/>
                <w:sz w:val="20"/>
                <w:szCs w:val="20"/>
              </w:rPr>
              <w:t>Faculty and institution undergo paradigm shift</w:t>
            </w:r>
          </w:p>
          <w:p w14:paraId="19D949B5" w14:textId="77777777" w:rsidR="00A17741" w:rsidRPr="00A73F4D" w:rsidRDefault="00A17741" w:rsidP="0073310E">
            <w:pPr>
              <w:pStyle w:val="ListParagraph"/>
              <w:numPr>
                <w:ilvl w:val="0"/>
                <w:numId w:val="17"/>
              </w:numPr>
              <w:ind w:left="151" w:hanging="151"/>
              <w:rPr>
                <w:rFonts w:ascii="Arial" w:hAnsi="Arial" w:cs="Arial"/>
                <w:sz w:val="20"/>
                <w:szCs w:val="20"/>
              </w:rPr>
            </w:pPr>
            <w:r w:rsidRPr="00A73F4D">
              <w:rPr>
                <w:rFonts w:ascii="Arial" w:hAnsi="Arial" w:cs="Arial"/>
                <w:sz w:val="20"/>
                <w:szCs w:val="20"/>
              </w:rPr>
              <w:t>Increase in departmental collaboration</w:t>
            </w:r>
          </w:p>
        </w:tc>
        <w:tc>
          <w:tcPr>
            <w:tcW w:w="2070" w:type="dxa"/>
            <w:tcBorders>
              <w:bottom w:val="single" w:sz="4" w:space="0" w:color="auto"/>
            </w:tcBorders>
          </w:tcPr>
          <w:p w14:paraId="3FED556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EF16606"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5DE3AA5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020B250D" w14:textId="77777777" w:rsidR="00A17741" w:rsidRPr="0073310E" w:rsidRDefault="00A17741" w:rsidP="0073310E">
            <w:pPr>
              <w:ind w:left="185" w:hanging="180"/>
              <w:rPr>
                <w:rFonts w:ascii="Arial" w:hAnsi="Arial" w:cs="Arial"/>
                <w:sz w:val="20"/>
                <w:szCs w:val="20"/>
              </w:rPr>
            </w:pPr>
          </w:p>
        </w:tc>
      </w:tr>
      <w:tr w:rsidR="00FF135A" w:rsidRPr="00FF135A" w14:paraId="3FFE7E01" w14:textId="77777777" w:rsidTr="0073310E">
        <w:tc>
          <w:tcPr>
            <w:tcW w:w="1581" w:type="dxa"/>
            <w:vAlign w:val="center"/>
          </w:tcPr>
          <w:p w14:paraId="0CCE0930" w14:textId="4F821C3B" w:rsidR="00A17741" w:rsidRPr="0073310E" w:rsidRDefault="00A17741" w:rsidP="0073310E">
            <w:pPr>
              <w:jc w:val="center"/>
              <w:rPr>
                <w:rFonts w:ascii="Arial" w:hAnsi="Arial" w:cs="Arial"/>
                <w:sz w:val="20"/>
                <w:szCs w:val="20"/>
              </w:rPr>
            </w:pPr>
            <w:r w:rsidRPr="0073310E">
              <w:rPr>
                <w:rFonts w:ascii="Arial" w:hAnsi="Arial" w:cs="Arial"/>
                <w:sz w:val="20"/>
                <w:szCs w:val="20"/>
              </w:rPr>
              <w:t>Workshops</w:t>
            </w:r>
            <w:r w:rsidR="00FF135A" w:rsidRPr="00FF135A">
              <w:rPr>
                <w:rFonts w:ascii="Arial" w:hAnsi="Arial" w:cs="Arial"/>
                <w:sz w:val="20"/>
                <w:szCs w:val="20"/>
              </w:rPr>
              <w:t xml:space="preserve"> and t</w:t>
            </w:r>
            <w:r w:rsidRPr="0073310E">
              <w:rPr>
                <w:rFonts w:ascii="Arial" w:hAnsi="Arial" w:cs="Arial"/>
                <w:sz w:val="20"/>
                <w:szCs w:val="20"/>
              </w:rPr>
              <w:t>utorials</w:t>
            </w:r>
          </w:p>
        </w:tc>
        <w:tc>
          <w:tcPr>
            <w:tcW w:w="3060" w:type="dxa"/>
            <w:gridSpan w:val="2"/>
          </w:tcPr>
          <w:p w14:paraId="57432722"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workshops and tutorials offered</w:t>
            </w:r>
          </w:p>
          <w:p w14:paraId="464132FA" w14:textId="77777777" w:rsidR="00A17741" w:rsidRPr="0073310E" w:rsidRDefault="00A17741" w:rsidP="00BA6235">
            <w:pPr>
              <w:rPr>
                <w:rFonts w:ascii="Arial" w:hAnsi="Arial" w:cs="Arial"/>
                <w:sz w:val="20"/>
                <w:szCs w:val="20"/>
              </w:rPr>
            </w:pPr>
            <w:r w:rsidRPr="0073310E">
              <w:rPr>
                <w:rFonts w:ascii="Arial" w:hAnsi="Arial" w:cs="Arial"/>
                <w:sz w:val="20"/>
                <w:szCs w:val="20"/>
              </w:rPr>
              <w:t># of streamed workshops and tutorials</w:t>
            </w:r>
          </w:p>
          <w:p w14:paraId="4E4D74E4" w14:textId="77777777" w:rsidR="00A17741" w:rsidRPr="0073310E" w:rsidRDefault="00A17741" w:rsidP="00BA6235">
            <w:pPr>
              <w:rPr>
                <w:rFonts w:ascii="Arial" w:hAnsi="Arial" w:cs="Arial"/>
                <w:sz w:val="20"/>
                <w:szCs w:val="20"/>
              </w:rPr>
            </w:pPr>
            <w:r w:rsidRPr="0073310E">
              <w:rPr>
                <w:rFonts w:ascii="Arial" w:hAnsi="Arial" w:cs="Arial"/>
                <w:sz w:val="20"/>
                <w:szCs w:val="20"/>
              </w:rPr>
              <w:t># of workshop participants</w:t>
            </w:r>
          </w:p>
          <w:p w14:paraId="0C8A2107" w14:textId="77777777" w:rsidR="00A17741" w:rsidRPr="0073310E" w:rsidRDefault="00A17741" w:rsidP="00BA6235">
            <w:pPr>
              <w:rPr>
                <w:rFonts w:ascii="Arial" w:hAnsi="Arial" w:cs="Arial"/>
                <w:sz w:val="20"/>
                <w:szCs w:val="20"/>
              </w:rPr>
            </w:pPr>
            <w:r w:rsidRPr="0073310E">
              <w:rPr>
                <w:rFonts w:ascii="Arial" w:hAnsi="Arial" w:cs="Arial"/>
                <w:sz w:val="20"/>
                <w:szCs w:val="20"/>
              </w:rPr>
              <w:t># of tutorial views</w:t>
            </w:r>
          </w:p>
          <w:p w14:paraId="2A21C6FC" w14:textId="77777777" w:rsidR="00A17741" w:rsidRPr="0073310E" w:rsidRDefault="00A17741" w:rsidP="00BA6235">
            <w:pPr>
              <w:rPr>
                <w:rFonts w:ascii="Arial" w:hAnsi="Arial" w:cs="Arial"/>
                <w:sz w:val="20"/>
                <w:szCs w:val="20"/>
              </w:rPr>
            </w:pPr>
            <w:r w:rsidRPr="0073310E">
              <w:rPr>
                <w:rFonts w:ascii="Arial" w:hAnsi="Arial" w:cs="Arial"/>
                <w:sz w:val="20"/>
                <w:szCs w:val="20"/>
              </w:rPr>
              <w:t># workshop instructors</w:t>
            </w:r>
          </w:p>
        </w:tc>
        <w:tc>
          <w:tcPr>
            <w:tcW w:w="2700" w:type="dxa"/>
          </w:tcPr>
          <w:p w14:paraId="6CDB894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3D2EAA42"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42467FD1"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5A2469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A17741" w:rsidRPr="0073310E" w:rsidRDefault="00A17741" w:rsidP="00BA6235">
            <w:pPr>
              <w:rPr>
                <w:rFonts w:ascii="Arial" w:hAnsi="Arial" w:cs="Arial"/>
                <w:sz w:val="20"/>
                <w:szCs w:val="20"/>
              </w:rPr>
            </w:pPr>
          </w:p>
        </w:tc>
        <w:tc>
          <w:tcPr>
            <w:tcW w:w="2070" w:type="dxa"/>
          </w:tcPr>
          <w:p w14:paraId="5AAC02A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13EFBF54"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FF135A" w:rsidRPr="00FF135A" w14:paraId="296E61B0" w14:textId="77777777" w:rsidTr="0073310E">
        <w:tc>
          <w:tcPr>
            <w:tcW w:w="1581" w:type="dxa"/>
            <w:vAlign w:val="center"/>
          </w:tcPr>
          <w:p w14:paraId="602453A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Internships</w:t>
            </w:r>
          </w:p>
        </w:tc>
        <w:tc>
          <w:tcPr>
            <w:tcW w:w="3060" w:type="dxa"/>
            <w:gridSpan w:val="2"/>
          </w:tcPr>
          <w:p w14:paraId="6CAA289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accept internship</w:t>
            </w:r>
          </w:p>
          <w:p w14:paraId="56E55EBC"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students</w:t>
            </w:r>
            <w:proofErr w:type="gramEnd"/>
            <w:r w:rsidRPr="0073310E">
              <w:rPr>
                <w:rFonts w:ascii="Arial" w:hAnsi="Arial" w:cs="Arial"/>
                <w:sz w:val="20"/>
                <w:szCs w:val="20"/>
              </w:rPr>
              <w:t xml:space="preserve"> complete internship</w:t>
            </w:r>
          </w:p>
          <w:p w14:paraId="38703F9E"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placed in internship companies</w:t>
            </w:r>
          </w:p>
          <w:p w14:paraId="45456AC3" w14:textId="77777777" w:rsidR="00A17741" w:rsidRPr="0073310E" w:rsidRDefault="00A17741" w:rsidP="00BA6235">
            <w:pPr>
              <w:rPr>
                <w:rFonts w:ascii="Arial" w:hAnsi="Arial" w:cs="Arial"/>
                <w:sz w:val="20"/>
                <w:szCs w:val="20"/>
              </w:rPr>
            </w:pPr>
            <w:r w:rsidRPr="0073310E">
              <w:rPr>
                <w:rFonts w:ascii="Arial" w:hAnsi="Arial" w:cs="Arial"/>
                <w:sz w:val="20"/>
                <w:szCs w:val="20"/>
              </w:rPr>
              <w:t># companies offering internships</w:t>
            </w:r>
          </w:p>
          <w:p w14:paraId="131D96EE" w14:textId="77777777" w:rsidR="00A17741" w:rsidRPr="0073310E" w:rsidRDefault="00A17741" w:rsidP="00BA6235">
            <w:pPr>
              <w:rPr>
                <w:rFonts w:ascii="Arial" w:hAnsi="Arial" w:cs="Arial"/>
                <w:sz w:val="20"/>
                <w:szCs w:val="20"/>
              </w:rPr>
            </w:pPr>
            <w:r w:rsidRPr="0073310E">
              <w:rPr>
                <w:rFonts w:ascii="Arial" w:hAnsi="Arial" w:cs="Arial"/>
                <w:sz w:val="20"/>
                <w:szCs w:val="20"/>
              </w:rPr>
              <w:t># interns hired</w:t>
            </w:r>
          </w:p>
        </w:tc>
        <w:tc>
          <w:tcPr>
            <w:tcW w:w="2700" w:type="dxa"/>
          </w:tcPr>
          <w:p w14:paraId="7133E500"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6EE52835"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tc>
        <w:tc>
          <w:tcPr>
            <w:tcW w:w="2070" w:type="dxa"/>
          </w:tcPr>
          <w:p w14:paraId="68447928"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5E8CFC5"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Intern survey</w:t>
            </w:r>
          </w:p>
        </w:tc>
      </w:tr>
      <w:tr w:rsidR="00FF135A" w:rsidRPr="00FF135A" w14:paraId="6E47F289" w14:textId="77777777" w:rsidTr="0073310E">
        <w:tc>
          <w:tcPr>
            <w:tcW w:w="1581" w:type="dxa"/>
            <w:vAlign w:val="center"/>
          </w:tcPr>
          <w:p w14:paraId="56EB2BF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Outreach</w:t>
            </w:r>
          </w:p>
        </w:tc>
        <w:tc>
          <w:tcPr>
            <w:tcW w:w="3060" w:type="dxa"/>
            <w:gridSpan w:val="2"/>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trainee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trainee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non-academic publications</w:t>
            </w:r>
          </w:p>
        </w:tc>
        <w:tc>
          <w:tcPr>
            <w:tcW w:w="270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2070"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365F1259" w14:textId="77777777" w:rsidR="00E054D6" w:rsidRPr="0073310E" w:rsidRDefault="00E054D6" w:rsidP="00A17741">
      <w:pPr>
        <w:rPr>
          <w:rFonts w:ascii="Arial" w:hAnsi="Arial" w:cs="Arial"/>
          <w:b/>
          <w:sz w:val="20"/>
          <w:szCs w:val="20"/>
        </w:rPr>
      </w:pPr>
    </w:p>
    <w:p w14:paraId="6C1D1EB3" w14:textId="0D1392AF" w:rsidR="00A17741" w:rsidRPr="0073310E" w:rsidRDefault="00A17741" w:rsidP="00A17741">
      <w:pPr>
        <w:rPr>
          <w:rFonts w:ascii="Arial" w:hAnsi="Arial" w:cs="Arial"/>
          <w:sz w:val="22"/>
          <w:szCs w:val="22"/>
        </w:rPr>
      </w:pPr>
      <w:r w:rsidRPr="0073310E">
        <w:rPr>
          <w:rFonts w:ascii="Arial" w:hAnsi="Arial" w:cs="Arial"/>
          <w:b/>
          <w:sz w:val="22"/>
          <w:szCs w:val="22"/>
        </w:rPr>
        <w:t xml:space="preserve">Goal 2: </w:t>
      </w:r>
      <w:r w:rsidRPr="0073310E">
        <w:rPr>
          <w:rFonts w:ascii="Arial" w:hAnsi="Arial" w:cs="Arial"/>
          <w:sz w:val="22"/>
          <w:szCs w:val="22"/>
        </w:rPr>
        <w:t>Create a prototype for institutional culture change toward non-academic career paths</w:t>
      </w:r>
      <w:r w:rsidR="00FF135A">
        <w:rPr>
          <w:rFonts w:ascii="Arial" w:hAnsi="Arial" w:cs="Arial"/>
          <w:sz w:val="22"/>
          <w:szCs w:val="22"/>
        </w:rPr>
        <w:t>.</w:t>
      </w:r>
    </w:p>
    <w:tbl>
      <w:tblPr>
        <w:tblStyle w:val="TableGrid"/>
        <w:tblW w:w="9450" w:type="dxa"/>
        <w:tblInd w:w="-5" w:type="dxa"/>
        <w:tblLayout w:type="fixed"/>
        <w:tblLook w:val="04A0" w:firstRow="1" w:lastRow="0" w:firstColumn="1" w:lastColumn="0" w:noHBand="0" w:noVBand="1"/>
      </w:tblPr>
      <w:tblGrid>
        <w:gridCol w:w="1616"/>
        <w:gridCol w:w="3062"/>
        <w:gridCol w:w="2701"/>
        <w:gridCol w:w="2071"/>
      </w:tblGrid>
      <w:tr w:rsidR="00FF135A" w:rsidRPr="00FF135A" w14:paraId="37C7FD47" w14:textId="77777777" w:rsidTr="0073310E">
        <w:tc>
          <w:tcPr>
            <w:tcW w:w="1615" w:type="dxa"/>
            <w:shd w:val="clear" w:color="auto" w:fill="D9D9D9" w:themeFill="background1" w:themeFillShade="D9"/>
          </w:tcPr>
          <w:p w14:paraId="342F9DA8"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Strategy </w:t>
            </w:r>
          </w:p>
        </w:tc>
        <w:tc>
          <w:tcPr>
            <w:tcW w:w="3060" w:type="dxa"/>
            <w:shd w:val="clear" w:color="auto" w:fill="D9D9D9" w:themeFill="background1" w:themeFillShade="D9"/>
          </w:tcPr>
          <w:p w14:paraId="21C00DC6"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5FDD334E" w14:textId="77777777" w:rsidR="00A17741" w:rsidRPr="0073310E" w:rsidRDefault="00A17741" w:rsidP="00BA6235">
            <w:pPr>
              <w:rPr>
                <w:rFonts w:ascii="Arial" w:hAnsi="Arial" w:cs="Arial"/>
                <w:sz w:val="20"/>
                <w:szCs w:val="20"/>
              </w:rPr>
            </w:pPr>
            <w:r w:rsidRPr="0073310E">
              <w:rPr>
                <w:rFonts w:ascii="Arial" w:hAnsi="Arial" w:cs="Arial"/>
                <w:sz w:val="20"/>
                <w:szCs w:val="20"/>
              </w:rPr>
              <w:t>Outcome</w:t>
            </w:r>
          </w:p>
        </w:tc>
        <w:tc>
          <w:tcPr>
            <w:tcW w:w="2070" w:type="dxa"/>
            <w:shd w:val="clear" w:color="auto" w:fill="D9D9D9" w:themeFill="background1" w:themeFillShade="D9"/>
          </w:tcPr>
          <w:p w14:paraId="44061106"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1D985FDF" w14:textId="77777777" w:rsidTr="0073310E">
        <w:tc>
          <w:tcPr>
            <w:tcW w:w="1615" w:type="dxa"/>
          </w:tcPr>
          <w:p w14:paraId="0E4C6E6E" w14:textId="77777777" w:rsidR="00A17741" w:rsidRPr="0073310E" w:rsidRDefault="00A17741" w:rsidP="00BA6235">
            <w:pPr>
              <w:rPr>
                <w:rFonts w:ascii="Arial" w:hAnsi="Arial" w:cs="Arial"/>
                <w:sz w:val="20"/>
                <w:szCs w:val="20"/>
              </w:rPr>
            </w:pPr>
            <w:r w:rsidRPr="0073310E">
              <w:rPr>
                <w:rFonts w:ascii="Arial" w:hAnsi="Arial" w:cs="Arial"/>
                <w:sz w:val="20"/>
                <w:szCs w:val="20"/>
              </w:rPr>
              <w:lastRenderedPageBreak/>
              <w:t>Document program implementation over 5 years (including revisions)</w:t>
            </w:r>
          </w:p>
        </w:tc>
        <w:tc>
          <w:tcPr>
            <w:tcW w:w="3060" w:type="dxa"/>
          </w:tcPr>
          <w:p w14:paraId="25351913" w14:textId="77777777" w:rsidR="00A17741" w:rsidRPr="0073310E" w:rsidRDefault="00A17741" w:rsidP="00BA6235">
            <w:pPr>
              <w:rPr>
                <w:rFonts w:ascii="Arial" w:hAnsi="Arial" w:cs="Arial"/>
                <w:sz w:val="20"/>
                <w:szCs w:val="20"/>
              </w:rPr>
            </w:pPr>
            <w:r w:rsidRPr="0073310E">
              <w:rPr>
                <w:rFonts w:ascii="Arial" w:hAnsi="Arial" w:cs="Arial"/>
                <w:sz w:val="20"/>
                <w:szCs w:val="20"/>
              </w:rPr>
              <w:t># leadership team meetings</w:t>
            </w:r>
          </w:p>
          <w:p w14:paraId="010FC0B4" w14:textId="77777777" w:rsidR="00A17741" w:rsidRPr="0073310E" w:rsidRDefault="00A17741" w:rsidP="00BA6235">
            <w:pPr>
              <w:rPr>
                <w:rFonts w:ascii="Arial" w:hAnsi="Arial" w:cs="Arial"/>
                <w:sz w:val="20"/>
                <w:szCs w:val="20"/>
              </w:rPr>
            </w:pPr>
            <w:r w:rsidRPr="0073310E">
              <w:rPr>
                <w:rFonts w:ascii="Arial" w:hAnsi="Arial" w:cs="Arial"/>
                <w:sz w:val="20"/>
                <w:szCs w:val="20"/>
              </w:rPr>
              <w:t>Timeline</w:t>
            </w:r>
          </w:p>
          <w:p w14:paraId="546061DA" w14:textId="77777777" w:rsidR="00A17741" w:rsidRPr="0073310E" w:rsidRDefault="00A17741" w:rsidP="00BA6235">
            <w:pPr>
              <w:rPr>
                <w:rFonts w:ascii="Arial" w:hAnsi="Arial" w:cs="Arial"/>
                <w:sz w:val="20"/>
                <w:szCs w:val="20"/>
              </w:rPr>
            </w:pPr>
            <w:r w:rsidRPr="0073310E">
              <w:rPr>
                <w:rFonts w:ascii="Arial" w:hAnsi="Arial" w:cs="Arial"/>
                <w:sz w:val="20"/>
                <w:szCs w:val="20"/>
              </w:rPr>
              <w:t>Leadership meeting minutes</w:t>
            </w:r>
          </w:p>
          <w:p w14:paraId="1096C556" w14:textId="77777777" w:rsidR="00A17741" w:rsidRPr="0073310E" w:rsidRDefault="00A17741" w:rsidP="00BA6235">
            <w:pPr>
              <w:rPr>
                <w:rFonts w:ascii="Arial" w:hAnsi="Arial" w:cs="Arial"/>
                <w:sz w:val="20"/>
                <w:szCs w:val="20"/>
              </w:rPr>
            </w:pPr>
            <w:r w:rsidRPr="0073310E">
              <w:rPr>
                <w:rFonts w:ascii="Arial" w:hAnsi="Arial" w:cs="Arial"/>
                <w:sz w:val="20"/>
                <w:szCs w:val="20"/>
              </w:rPr>
              <w:t># significant revisions made to program</w:t>
            </w:r>
          </w:p>
          <w:p w14:paraId="031D2AB8" w14:textId="77777777" w:rsidR="00A17741" w:rsidRPr="0073310E" w:rsidRDefault="00A17741" w:rsidP="00BA6235">
            <w:pPr>
              <w:rPr>
                <w:rFonts w:ascii="Arial" w:hAnsi="Arial" w:cs="Arial"/>
                <w:sz w:val="20"/>
                <w:szCs w:val="20"/>
              </w:rPr>
            </w:pPr>
            <w:r w:rsidRPr="0073310E">
              <w:rPr>
                <w:rFonts w:ascii="Arial" w:hAnsi="Arial" w:cs="Arial"/>
                <w:sz w:val="20"/>
                <w:szCs w:val="20"/>
              </w:rPr>
              <w:t>Description of rationale for changes</w:t>
            </w:r>
          </w:p>
          <w:p w14:paraId="10FC8A59" w14:textId="77777777" w:rsidR="00A17741" w:rsidRPr="0073310E" w:rsidRDefault="00A17741" w:rsidP="00BA6235">
            <w:pPr>
              <w:rPr>
                <w:rFonts w:ascii="Arial" w:hAnsi="Arial" w:cs="Arial"/>
                <w:sz w:val="20"/>
                <w:szCs w:val="20"/>
              </w:rPr>
            </w:pPr>
            <w:r w:rsidRPr="0073310E">
              <w:rPr>
                <w:rFonts w:ascii="Arial" w:hAnsi="Arial" w:cs="Arial"/>
                <w:sz w:val="20"/>
                <w:szCs w:val="20"/>
              </w:rPr>
              <w:t>Updated timeline</w:t>
            </w:r>
          </w:p>
          <w:p w14:paraId="43541FF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advisory committee</w:t>
            </w:r>
          </w:p>
          <w:p w14:paraId="0D5B6150" w14:textId="77777777" w:rsidR="00A17741" w:rsidRPr="0073310E" w:rsidRDefault="00A17741" w:rsidP="00BA6235">
            <w:pPr>
              <w:rPr>
                <w:rFonts w:ascii="Arial" w:hAnsi="Arial" w:cs="Arial"/>
                <w:sz w:val="20"/>
                <w:szCs w:val="20"/>
              </w:rPr>
            </w:pPr>
            <w:r w:rsidRPr="0073310E">
              <w:rPr>
                <w:rFonts w:ascii="Arial" w:hAnsi="Arial" w:cs="Arial"/>
                <w:sz w:val="20"/>
                <w:szCs w:val="20"/>
              </w:rPr>
              <w:t># advisory committee meetings</w:t>
            </w:r>
          </w:p>
          <w:p w14:paraId="05B0E2FA" w14:textId="77777777" w:rsidR="00A17741" w:rsidRPr="0073310E" w:rsidRDefault="00A17741" w:rsidP="00BA6235">
            <w:pPr>
              <w:rPr>
                <w:rFonts w:ascii="Arial" w:hAnsi="Arial" w:cs="Arial"/>
                <w:sz w:val="20"/>
                <w:szCs w:val="20"/>
              </w:rPr>
            </w:pPr>
            <w:r w:rsidRPr="0073310E">
              <w:rPr>
                <w:rFonts w:ascii="Arial" w:hAnsi="Arial" w:cs="Arial"/>
                <w:sz w:val="20"/>
                <w:szCs w:val="20"/>
              </w:rPr>
              <w:t>Advisory committee meeting minutes</w:t>
            </w:r>
          </w:p>
          <w:p w14:paraId="6E004B0A"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C4B9DA5"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Pr>
          <w:p w14:paraId="1BEB82B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35022356"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2070" w:type="dxa"/>
          </w:tcPr>
          <w:p w14:paraId="115E84F2"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721F0191"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2A8C06B9"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58EAA22D"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3C5C7050"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A17741" w:rsidRPr="0073310E" w:rsidRDefault="00A17741" w:rsidP="0073310E">
            <w:pPr>
              <w:ind w:left="95" w:hanging="180"/>
              <w:rPr>
                <w:rFonts w:ascii="Arial" w:hAnsi="Arial" w:cs="Arial"/>
                <w:sz w:val="20"/>
                <w:szCs w:val="20"/>
              </w:rPr>
            </w:pPr>
          </w:p>
        </w:tc>
      </w:tr>
      <w:tr w:rsidR="00FF135A" w:rsidRPr="00FF135A" w14:paraId="4ADCD09C" w14:textId="77777777" w:rsidTr="0073310E">
        <w:tc>
          <w:tcPr>
            <w:tcW w:w="1615" w:type="dxa"/>
          </w:tcPr>
          <w:p w14:paraId="484D2178" w14:textId="77777777" w:rsidR="00A17741" w:rsidRPr="0073310E" w:rsidRDefault="00A17741" w:rsidP="00BA6235">
            <w:pPr>
              <w:rPr>
                <w:rFonts w:ascii="Arial" w:hAnsi="Arial" w:cs="Arial"/>
                <w:sz w:val="20"/>
                <w:szCs w:val="20"/>
              </w:rPr>
            </w:pPr>
            <w:r w:rsidRPr="0073310E">
              <w:rPr>
                <w:rFonts w:ascii="Arial" w:hAnsi="Arial" w:cs="Arial"/>
                <w:sz w:val="20"/>
                <w:szCs w:val="20"/>
              </w:rPr>
              <w:t>Disseminate program results via publications and presentations</w:t>
            </w:r>
          </w:p>
        </w:tc>
        <w:tc>
          <w:tcPr>
            <w:tcW w:w="306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publications</w:t>
            </w:r>
          </w:p>
        </w:tc>
        <w:tc>
          <w:tcPr>
            <w:tcW w:w="270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207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39D12AD8" w14:textId="76F5EA72" w:rsidR="00BD226E" w:rsidRDefault="00AF573E" w:rsidP="0083293E">
      <w:pPr>
        <w:contextualSpacing/>
        <w:rPr>
          <w:rFonts w:ascii="Arial" w:hAnsi="Arial" w:cs="Arial"/>
          <w:i/>
          <w:sz w:val="22"/>
          <w:szCs w:val="22"/>
          <w:u w:val="single"/>
        </w:rPr>
      </w:pPr>
      <w:r w:rsidRPr="00BD226E">
        <w:rPr>
          <w:rFonts w:ascii="Arial" w:hAnsi="Arial" w:cs="Arial"/>
          <w:i/>
          <w:sz w:val="22"/>
          <w:szCs w:val="22"/>
          <w:u w:val="single"/>
        </w:rPr>
        <w:t>Evaluation Timeline</w:t>
      </w:r>
    </w:p>
    <w:p w14:paraId="532FFD77" w14:textId="77777777" w:rsidR="00BD226E" w:rsidRDefault="00BD226E" w:rsidP="0083293E">
      <w:pPr>
        <w:contextualSpacing/>
        <w:rPr>
          <w:rFonts w:ascii="Arial" w:hAnsi="Arial" w:cs="Arial"/>
          <w:i/>
          <w:sz w:val="22"/>
          <w:szCs w:val="22"/>
          <w:u w:val="single"/>
        </w:rPr>
      </w:pPr>
    </w:p>
    <w:tbl>
      <w:tblPr>
        <w:tblW w:w="9885" w:type="dxa"/>
        <w:jc w:val="center"/>
        <w:tblLayout w:type="fixed"/>
        <w:tblCellMar>
          <w:left w:w="0" w:type="dxa"/>
          <w:right w:w="0" w:type="dxa"/>
        </w:tblCellMar>
        <w:tblLook w:val="04A0" w:firstRow="1" w:lastRow="0" w:firstColumn="1" w:lastColumn="0" w:noHBand="0" w:noVBand="1"/>
      </w:tblPr>
      <w:tblGrid>
        <w:gridCol w:w="2163"/>
        <w:gridCol w:w="514"/>
        <w:gridCol w:w="515"/>
        <w:gridCol w:w="515"/>
        <w:gridCol w:w="515"/>
        <w:gridCol w:w="514"/>
        <w:gridCol w:w="515"/>
        <w:gridCol w:w="515"/>
        <w:gridCol w:w="515"/>
        <w:gridCol w:w="515"/>
        <w:gridCol w:w="514"/>
        <w:gridCol w:w="515"/>
        <w:gridCol w:w="515"/>
        <w:gridCol w:w="515"/>
        <w:gridCol w:w="515"/>
        <w:gridCol w:w="515"/>
      </w:tblGrid>
      <w:tr w:rsidR="00BD226E" w14:paraId="0E5680D0" w14:textId="77777777" w:rsidTr="003014DE">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3D0748F" w14:textId="77777777" w:rsidR="00BD226E" w:rsidRDefault="00BD226E" w:rsidP="003014DE">
            <w:pPr>
              <w:spacing w:after="120"/>
              <w:rPr>
                <w:rFonts w:ascii="Arial" w:eastAsia="Times New Roman" w:hAnsi="Arial" w:cs="Arial"/>
                <w:color w:val="000000"/>
                <w:sz w:val="20"/>
                <w:szCs w:val="20"/>
              </w:rPr>
            </w:pPr>
            <w:r>
              <w:rPr>
                <w:rFonts w:ascii="Arial" w:eastAsia="Times New Roman" w:hAnsi="Arial" w:cs="Arial"/>
                <w:color w:val="000000"/>
                <w:sz w:val="20"/>
                <w:szCs w:val="20"/>
              </w:rPr>
              <w:t>Activity</w:t>
            </w:r>
          </w:p>
        </w:tc>
        <w:tc>
          <w:tcPr>
            <w:tcW w:w="1544" w:type="dxa"/>
            <w:gridSpan w:val="3"/>
            <w:tcBorders>
              <w:top w:val="nil"/>
              <w:left w:val="nil"/>
              <w:bottom w:val="single" w:sz="4" w:space="0" w:color="auto"/>
              <w:right w:val="single" w:sz="4" w:space="0" w:color="auto"/>
            </w:tcBorders>
            <w:shd w:val="clear" w:color="auto" w:fill="auto"/>
            <w:noWrap/>
            <w:vAlign w:val="bottom"/>
          </w:tcPr>
          <w:p w14:paraId="3F144D85"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auto"/>
            <w:noWrap/>
            <w:vAlign w:val="bottom"/>
          </w:tcPr>
          <w:p w14:paraId="08EEAA4E"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auto"/>
            <w:noWrap/>
            <w:vAlign w:val="bottom"/>
          </w:tcPr>
          <w:p w14:paraId="470834A6"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auto"/>
            <w:noWrap/>
            <w:vAlign w:val="bottom"/>
          </w:tcPr>
          <w:p w14:paraId="20D894A1"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4</w:t>
            </w:r>
          </w:p>
        </w:tc>
        <w:tc>
          <w:tcPr>
            <w:tcW w:w="1545" w:type="dxa"/>
            <w:gridSpan w:val="3"/>
            <w:tcBorders>
              <w:top w:val="nil"/>
              <w:left w:val="nil"/>
              <w:bottom w:val="single" w:sz="4" w:space="0" w:color="auto"/>
              <w:right w:val="single" w:sz="4" w:space="0" w:color="auto"/>
            </w:tcBorders>
          </w:tcPr>
          <w:p w14:paraId="2FCAB38A"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5</w:t>
            </w:r>
          </w:p>
        </w:tc>
      </w:tr>
      <w:tr w:rsidR="00BD226E" w14:paraId="29908D59" w14:textId="77777777" w:rsidTr="003014DE">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3014DE">
            <w:pPr>
              <w:spacing w:after="120"/>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tcPr>
          <w:p w14:paraId="3A7159D8"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BD226E" w14:paraId="73365D8A"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Baseline data</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3014DE">
            <w:pPr>
              <w:rPr>
                <w:rFonts w:ascii="Arial" w:eastAsia="Times New Roman" w:hAnsi="Arial" w:cs="Arial"/>
                <w:color w:val="000000"/>
                <w:sz w:val="20"/>
                <w:szCs w:val="20"/>
              </w:rPr>
            </w:pPr>
          </w:p>
        </w:tc>
      </w:tr>
      <w:tr w:rsidR="00BD226E" w14:paraId="5D8CC6C2"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Document review</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3014DE">
            <w:pPr>
              <w:rPr>
                <w:rFonts w:ascii="Arial" w:eastAsia="Times New Roman" w:hAnsi="Arial" w:cs="Arial"/>
                <w:color w:val="000000"/>
                <w:sz w:val="20"/>
                <w:szCs w:val="20"/>
              </w:rPr>
            </w:pPr>
          </w:p>
        </w:tc>
      </w:tr>
      <w:tr w:rsidR="00BD226E" w14:paraId="5E6EA6CA"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Student survey, post</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3014DE">
            <w:pPr>
              <w:rPr>
                <w:rFonts w:ascii="Arial" w:eastAsia="Times New Roman" w:hAnsi="Arial" w:cs="Arial"/>
                <w:color w:val="000000"/>
                <w:sz w:val="20"/>
                <w:szCs w:val="20"/>
              </w:rPr>
            </w:pPr>
          </w:p>
        </w:tc>
      </w:tr>
      <w:tr w:rsidR="00BD226E" w14:paraId="190B1427" w14:textId="77777777" w:rsidTr="003014DE">
        <w:trPr>
          <w:trHeight w:val="259"/>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Trainee exit interview</w:t>
            </w:r>
          </w:p>
        </w:tc>
        <w:tc>
          <w:tcPr>
            <w:tcW w:w="514"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3014DE">
            <w:pPr>
              <w:rPr>
                <w:rFonts w:ascii="Arial" w:eastAsia="Times New Roman" w:hAnsi="Arial" w:cs="Arial"/>
                <w:color w:val="000000"/>
                <w:sz w:val="20"/>
                <w:szCs w:val="20"/>
              </w:rPr>
            </w:pPr>
          </w:p>
        </w:tc>
      </w:tr>
      <w:tr w:rsidR="00BD226E" w14:paraId="4EDEDBC6"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Trainee follow-up</w:t>
            </w:r>
          </w:p>
        </w:tc>
        <w:tc>
          <w:tcPr>
            <w:tcW w:w="514"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3014DE">
            <w:pPr>
              <w:rPr>
                <w:rFonts w:ascii="Arial" w:eastAsia="Times New Roman" w:hAnsi="Arial" w:cs="Arial"/>
                <w:color w:val="000000"/>
                <w:sz w:val="20"/>
                <w:szCs w:val="20"/>
              </w:rPr>
            </w:pPr>
          </w:p>
        </w:tc>
      </w:tr>
      <w:tr w:rsidR="00BD226E" w14:paraId="1876B6A0"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Workshop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3014DE">
            <w:pPr>
              <w:rPr>
                <w:rFonts w:ascii="Arial" w:eastAsia="Times New Roman" w:hAnsi="Arial" w:cs="Arial"/>
                <w:color w:val="000000"/>
                <w:sz w:val="20"/>
                <w:szCs w:val="20"/>
              </w:rPr>
            </w:pPr>
          </w:p>
        </w:tc>
      </w:tr>
      <w:tr w:rsidR="00BD226E" w14:paraId="4E0CA17F"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Internship survey</w:t>
            </w:r>
          </w:p>
        </w:tc>
        <w:tc>
          <w:tcPr>
            <w:tcW w:w="514" w:type="dxa"/>
            <w:tcBorders>
              <w:top w:val="nil"/>
              <w:left w:val="nil"/>
              <w:bottom w:val="single" w:sz="4" w:space="0" w:color="auto"/>
              <w:right w:val="single" w:sz="4" w:space="0" w:color="auto"/>
            </w:tcBorders>
            <w:shd w:val="clear" w:color="auto" w:fill="auto"/>
            <w:noWrap/>
            <w:vAlign w:val="bottom"/>
            <w:hideMark/>
          </w:tcPr>
          <w:p w14:paraId="0C16ABD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CCBF0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BD226E" w:rsidRDefault="00BD226E" w:rsidP="003014DE">
            <w:pPr>
              <w:rPr>
                <w:rFonts w:ascii="Arial" w:eastAsia="Times New Roman" w:hAnsi="Arial" w:cs="Arial"/>
                <w:color w:val="000000"/>
                <w:sz w:val="20"/>
                <w:szCs w:val="20"/>
              </w:rPr>
            </w:pPr>
          </w:p>
        </w:tc>
      </w:tr>
      <w:tr w:rsidR="00BD226E" w14:paraId="5DD09417"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LT interviews</w:t>
            </w:r>
          </w:p>
        </w:tc>
        <w:tc>
          <w:tcPr>
            <w:tcW w:w="514" w:type="dxa"/>
            <w:tcBorders>
              <w:top w:val="nil"/>
              <w:left w:val="nil"/>
              <w:bottom w:val="single" w:sz="4" w:space="0" w:color="auto"/>
              <w:right w:val="single" w:sz="4" w:space="0" w:color="auto"/>
            </w:tcBorders>
            <w:shd w:val="clear" w:color="auto" w:fill="auto"/>
            <w:noWrap/>
            <w:vAlign w:val="bottom"/>
            <w:hideMark/>
          </w:tcPr>
          <w:p w14:paraId="69A6FD7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57B5D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80EF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BD226E" w:rsidRDefault="00BD226E" w:rsidP="003014DE">
            <w:pPr>
              <w:rPr>
                <w:rFonts w:ascii="Arial" w:eastAsia="Times New Roman" w:hAnsi="Arial" w:cs="Arial"/>
                <w:color w:val="000000"/>
                <w:sz w:val="20"/>
                <w:szCs w:val="20"/>
              </w:rPr>
            </w:pPr>
          </w:p>
        </w:tc>
      </w:tr>
      <w:tr w:rsidR="00BD226E" w14:paraId="3C2B0C1E"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Meeting attendance</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BD226E" w:rsidRDefault="00BD226E" w:rsidP="003014DE">
            <w:pPr>
              <w:rPr>
                <w:rFonts w:ascii="Arial" w:eastAsia="Times New Roman" w:hAnsi="Arial" w:cs="Arial"/>
                <w:color w:val="000000"/>
                <w:sz w:val="20"/>
                <w:szCs w:val="20"/>
              </w:rPr>
            </w:pPr>
          </w:p>
        </w:tc>
      </w:tr>
      <w:tr w:rsidR="00BD226E" w14:paraId="17C71C87"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Faculty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BD226E" w:rsidRDefault="00BD226E" w:rsidP="003014DE">
            <w:pPr>
              <w:rPr>
                <w:rFonts w:ascii="Arial" w:eastAsia="Times New Roman" w:hAnsi="Arial" w:cs="Arial"/>
                <w:color w:val="000000"/>
                <w:sz w:val="20"/>
                <w:szCs w:val="20"/>
              </w:rPr>
            </w:pPr>
          </w:p>
        </w:tc>
      </w:tr>
      <w:tr w:rsidR="00BD226E" w14:paraId="2662F836"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BD226E" w:rsidRDefault="00BD226E" w:rsidP="003014DE">
            <w:pPr>
              <w:rPr>
                <w:rFonts w:ascii="Arial" w:eastAsia="Times New Roman" w:hAnsi="Arial" w:cs="Arial"/>
                <w:color w:val="000000"/>
                <w:sz w:val="20"/>
                <w:szCs w:val="20"/>
              </w:rPr>
            </w:pPr>
            <w:proofErr w:type="spellStart"/>
            <w:r>
              <w:rPr>
                <w:rFonts w:ascii="Arial" w:eastAsia="Times New Roman" w:hAnsi="Arial" w:cs="Arial"/>
                <w:color w:val="000000"/>
                <w:sz w:val="20"/>
                <w:szCs w:val="20"/>
              </w:rPr>
              <w:t>Dept</w:t>
            </w:r>
            <w:proofErr w:type="spellEnd"/>
            <w:r>
              <w:rPr>
                <w:rFonts w:ascii="Arial" w:eastAsia="Times New Roman" w:hAnsi="Arial" w:cs="Arial"/>
                <w:color w:val="000000"/>
                <w:sz w:val="20"/>
                <w:szCs w:val="20"/>
              </w:rPr>
              <w:t xml:space="preserve"> chair interview</w:t>
            </w:r>
          </w:p>
        </w:tc>
        <w:tc>
          <w:tcPr>
            <w:tcW w:w="514" w:type="dxa"/>
            <w:tcBorders>
              <w:top w:val="nil"/>
              <w:left w:val="nil"/>
              <w:bottom w:val="single" w:sz="4" w:space="0" w:color="auto"/>
              <w:right w:val="single" w:sz="4" w:space="0" w:color="auto"/>
            </w:tcBorders>
            <w:shd w:val="clear" w:color="auto" w:fill="auto"/>
            <w:noWrap/>
            <w:vAlign w:val="bottom"/>
            <w:hideMark/>
          </w:tcPr>
          <w:p w14:paraId="6BE18A2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7DF6A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BD226E" w:rsidRDefault="00BD226E" w:rsidP="003014DE">
            <w:pPr>
              <w:rPr>
                <w:rFonts w:ascii="Arial" w:eastAsia="Times New Roman" w:hAnsi="Arial" w:cs="Arial"/>
                <w:color w:val="000000"/>
                <w:sz w:val="20"/>
                <w:szCs w:val="20"/>
              </w:rPr>
            </w:pPr>
          </w:p>
        </w:tc>
      </w:tr>
      <w:tr w:rsidR="00BD226E" w14:paraId="7658E616" w14:textId="77777777" w:rsidTr="003014DE">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Observation</w:t>
            </w:r>
          </w:p>
        </w:tc>
        <w:tc>
          <w:tcPr>
            <w:tcW w:w="514" w:type="dxa"/>
            <w:tcBorders>
              <w:top w:val="nil"/>
              <w:left w:val="nil"/>
              <w:bottom w:val="single" w:sz="4" w:space="0" w:color="auto"/>
              <w:right w:val="single" w:sz="4" w:space="0" w:color="auto"/>
            </w:tcBorders>
            <w:shd w:val="clear" w:color="auto" w:fill="auto"/>
            <w:noWrap/>
            <w:vAlign w:val="bottom"/>
            <w:hideMark/>
          </w:tcPr>
          <w:p w14:paraId="476420A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746390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C07AE5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BD226E" w:rsidRDefault="00BD226E" w:rsidP="003014DE">
            <w:pPr>
              <w:rPr>
                <w:rFonts w:ascii="Arial" w:eastAsia="Times New Roman" w:hAnsi="Arial" w:cs="Arial"/>
                <w:color w:val="000000"/>
                <w:sz w:val="20"/>
                <w:szCs w:val="20"/>
              </w:rPr>
            </w:pPr>
          </w:p>
        </w:tc>
      </w:tr>
      <w:tr w:rsidR="00BD226E" w14:paraId="72AB42C9" w14:textId="77777777" w:rsidTr="003014DE">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Annual report</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BD226E" w:rsidRDefault="00BD226E" w:rsidP="003014DE">
            <w:pPr>
              <w:rPr>
                <w:rFonts w:ascii="Arial" w:eastAsia="Times New Roman" w:hAnsi="Arial" w:cs="Arial"/>
                <w:color w:val="000000"/>
                <w:sz w:val="20"/>
                <w:szCs w:val="20"/>
              </w:rPr>
            </w:pPr>
          </w:p>
        </w:tc>
      </w:tr>
      <w:tr w:rsidR="00BD226E" w14:paraId="67A79012" w14:textId="77777777" w:rsidTr="003014DE">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Summative report</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BD226E" w:rsidRDefault="00BD226E" w:rsidP="003014DE">
            <w:pPr>
              <w:rPr>
                <w:rFonts w:ascii="Arial" w:eastAsia="Times New Roman" w:hAnsi="Arial" w:cs="Arial"/>
                <w:color w:val="000000"/>
                <w:sz w:val="20"/>
                <w:szCs w:val="20"/>
              </w:rPr>
            </w:pPr>
          </w:p>
        </w:tc>
      </w:tr>
      <w:tr w:rsidR="00BD226E" w14:paraId="754F9D06" w14:textId="77777777" w:rsidTr="003014DE">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Manuscript prep</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BD226E" w:rsidRDefault="00BD226E" w:rsidP="003014DE">
            <w:pPr>
              <w:rPr>
                <w:rFonts w:ascii="Arial" w:eastAsia="Times New Roman" w:hAnsi="Arial" w:cs="Arial"/>
                <w:color w:val="000000"/>
                <w:sz w:val="20"/>
                <w:szCs w:val="20"/>
              </w:rPr>
            </w:pPr>
          </w:p>
        </w:tc>
      </w:tr>
    </w:tbl>
    <w:p w14:paraId="0A47E545" w14:textId="77777777" w:rsidR="00BD226E" w:rsidRDefault="00BD226E" w:rsidP="00BD226E"/>
    <w:p w14:paraId="6E319C3F" w14:textId="77777777" w:rsidR="00FA6F8E" w:rsidRPr="006904E2" w:rsidRDefault="00FA6F8E" w:rsidP="00FA6F8E">
      <w:pPr>
        <w:rPr>
          <w:rFonts w:ascii="Calibri" w:hAnsi="Calibri"/>
        </w:rPr>
      </w:pPr>
    </w:p>
    <w:p w14:paraId="3ECA6763" w14:textId="4F6A793E" w:rsidR="003F40E5" w:rsidRPr="00650BEC" w:rsidRDefault="00345B38" w:rsidP="00394FB2">
      <w:pPr>
        <w:spacing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67B72C59"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Master</w:t>
      </w:r>
      <w:r w:rsidR="00065B77">
        <w:rPr>
          <w:rFonts w:ascii="Arial" w:hAnsi="Arial" w:cs="Arial"/>
          <w:sz w:val="22"/>
          <w:szCs w:val="22"/>
        </w:rPr>
        <w:t>’</w:t>
      </w:r>
      <w:r w:rsidRPr="00650BEC">
        <w:rPr>
          <w:rFonts w:ascii="Arial" w:hAnsi="Arial" w:cs="Arial"/>
          <w:sz w:val="22"/>
          <w:szCs w:val="22"/>
        </w:rPr>
        <w:t>s 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w:t>
      </w:r>
      <w:r w:rsidRPr="00650BEC">
        <w:rPr>
          <w:rFonts w:ascii="Arial" w:hAnsi="Arial" w:cs="Arial"/>
          <w:sz w:val="22"/>
          <w:szCs w:val="22"/>
        </w:rPr>
        <w:lastRenderedPageBreak/>
        <w:t xml:space="preserve">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ins w:id="673" w:author="Susan Kalisz" w:date="2017-02-02T20:30:00Z">
        <w:r w:rsidR="00810181">
          <w:rPr>
            <w:rFonts w:ascii="Arial" w:hAnsi="Arial" w:cs="Arial"/>
            <w:sz w:val="22"/>
            <w:szCs w:val="22"/>
          </w:rPr>
          <w:t xml:space="preserve">EEB </w:t>
        </w:r>
      </w:ins>
      <w:r w:rsidRPr="00650BEC">
        <w:rPr>
          <w:rFonts w:ascii="Arial" w:hAnsi="Arial" w:cs="Arial"/>
          <w:sz w:val="22"/>
          <w:szCs w:val="22"/>
        </w:rPr>
        <w:t xml:space="preserve">and has also served on student committees in </w:t>
      </w:r>
      <w:ins w:id="674" w:author="Susan Kalisz" w:date="2017-02-02T20:30:00Z">
        <w:r w:rsidR="00810181">
          <w:rPr>
            <w:rFonts w:ascii="Arial" w:hAnsi="Arial" w:cs="Arial"/>
            <w:sz w:val="22"/>
            <w:szCs w:val="22"/>
          </w:rPr>
          <w:t>EPP</w:t>
        </w:r>
      </w:ins>
      <w:r w:rsidRPr="00650BEC">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1A032009" w:rsidR="000C3F33" w:rsidRDefault="000C3F33" w:rsidP="00171B8D">
      <w:pPr>
        <w:ind w:firstLine="720"/>
        <w:contextualSpacing/>
        <w:rPr>
          <w:rFonts w:ascii="Arial" w:hAnsi="Arial" w:cs="Arial"/>
          <w:sz w:val="22"/>
          <w:szCs w:val="22"/>
        </w:rPr>
      </w:pPr>
      <w:r>
        <w:rPr>
          <w:rFonts w:ascii="Arial" w:hAnsi="Arial" w:cs="Arial"/>
          <w:sz w:val="22"/>
          <w:szCs w:val="22"/>
        </w:rPr>
        <w:t xml:space="preserve">Co-PI </w:t>
      </w:r>
      <w:proofErr w:type="spellStart"/>
      <w:r>
        <w:rPr>
          <w:rFonts w:ascii="Arial" w:hAnsi="Arial" w:cs="Arial"/>
          <w:sz w:val="22"/>
          <w:szCs w:val="22"/>
        </w:rPr>
        <w:t>Kwit</w:t>
      </w:r>
      <w:proofErr w:type="spellEnd"/>
      <w:r>
        <w:rPr>
          <w:rFonts w:ascii="Arial" w:hAnsi="Arial" w:cs="Arial"/>
          <w:sz w:val="22"/>
          <w:szCs w:val="22"/>
        </w:rPr>
        <w:t xml:space="preserve">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w:t>
      </w:r>
      <w:ins w:id="675" w:author="Susan Kalisz" w:date="2017-02-02T20:32:00Z">
        <w:r w:rsidR="00810181">
          <w:rPr>
            <w:rFonts w:ascii="Arial" w:hAnsi="Arial" w:cs="Arial"/>
            <w:sz w:val="22"/>
            <w:szCs w:val="22"/>
          </w:rPr>
          <w:t>EEB</w:t>
        </w:r>
      </w:ins>
      <w:r>
        <w:rPr>
          <w:rFonts w:ascii="Arial" w:hAnsi="Arial" w:cs="Arial"/>
          <w:sz w:val="22"/>
          <w:szCs w:val="22"/>
        </w:rPr>
        <w:t>,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C06725">
        <w:rPr>
          <w:rFonts w:ascii="Arial" w:hAnsi="Arial" w:cs="Arial"/>
          <w:sz w:val="22"/>
          <w:szCs w:val="22"/>
        </w:rPr>
        <w:t>Master’s</w:t>
      </w:r>
      <w:r>
        <w:rPr>
          <w:rFonts w:ascii="Arial" w:hAnsi="Arial" w:cs="Arial"/>
          <w:sz w:val="22"/>
          <w:szCs w:val="22"/>
        </w:rPr>
        <w:t xml:space="preserve"> 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w:t>
      </w:r>
      <w:proofErr w:type="spellStart"/>
      <w:r w:rsidR="00CC46AC">
        <w:rPr>
          <w:rFonts w:ascii="Arial" w:hAnsi="Arial" w:cs="Arial"/>
          <w:sz w:val="22"/>
          <w:szCs w:val="22"/>
        </w:rPr>
        <w:t>Kwit’s</w:t>
      </w:r>
      <w:proofErr w:type="spellEnd"/>
      <w:r w:rsidR="00CC46AC">
        <w:rPr>
          <w:rFonts w:ascii="Arial" w:hAnsi="Arial" w:cs="Arial"/>
          <w:sz w:val="22"/>
          <w:szCs w:val="22"/>
        </w:rPr>
        <w:t xml:space="preserve"> graduate students identify as women. </w:t>
      </w:r>
      <w:r w:rsidR="001D69F9">
        <w:rPr>
          <w:rFonts w:ascii="Arial" w:hAnsi="Arial" w:cs="Arial"/>
          <w:sz w:val="22"/>
          <w:szCs w:val="22"/>
        </w:rPr>
        <w:t>Over the past two years</w:t>
      </w:r>
      <w:proofErr w:type="gramStart"/>
      <w:r w:rsidR="001D69F9">
        <w:rPr>
          <w:rFonts w:ascii="Arial" w:hAnsi="Arial" w:cs="Arial"/>
          <w:sz w:val="22"/>
          <w:szCs w:val="22"/>
        </w:rPr>
        <w:t xml:space="preserve">,  </w:t>
      </w:r>
      <w:proofErr w:type="spellStart"/>
      <w:r w:rsidR="001D69F9">
        <w:rPr>
          <w:rFonts w:ascii="Arial" w:hAnsi="Arial" w:cs="Arial"/>
          <w:sz w:val="22"/>
          <w:szCs w:val="22"/>
        </w:rPr>
        <w:t>Kwit</w:t>
      </w:r>
      <w:proofErr w:type="spellEnd"/>
      <w:proofErr w:type="gramEnd"/>
      <w:r w:rsidR="001D69F9">
        <w:rPr>
          <w:rFonts w:ascii="Arial" w:hAnsi="Arial" w:cs="Arial"/>
          <w:sz w:val="22"/>
          <w:szCs w:val="22"/>
        </w:rPr>
        <w:t xml:space="preserve">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 xml:space="preserve">rogram. </w:t>
      </w:r>
      <w:proofErr w:type="spellStart"/>
      <w:r w:rsidR="001D69F9">
        <w:rPr>
          <w:rFonts w:ascii="Arial" w:hAnsi="Arial" w:cs="Arial"/>
          <w:sz w:val="22"/>
          <w:szCs w:val="22"/>
        </w:rPr>
        <w:t>Kwit</w:t>
      </w:r>
      <w:proofErr w:type="spellEnd"/>
      <w:r w:rsidR="001D69F9">
        <w:rPr>
          <w:rFonts w:ascii="Arial" w:hAnsi="Arial" w:cs="Arial"/>
          <w:sz w:val="22"/>
          <w:szCs w:val="22"/>
        </w:rPr>
        <w:t xml:space="preserve"> currently serves on graduate student committees in FWF, EEB, Plant Sciences, and at other universities.</w:t>
      </w:r>
    </w:p>
    <w:p w14:paraId="2C49E4F6" w14:textId="5644FFC4" w:rsidR="008A64CA" w:rsidRPr="00E32413"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w:t>
      </w:r>
      <w:proofErr w:type="spellStart"/>
      <w:r>
        <w:rPr>
          <w:rFonts w:ascii="Arial" w:hAnsi="Arial" w:cs="Arial"/>
          <w:sz w:val="22"/>
          <w:szCs w:val="22"/>
        </w:rPr>
        <w:t>Staton</w:t>
      </w:r>
      <w:proofErr w:type="spellEnd"/>
      <w:r>
        <w:rPr>
          <w:rFonts w:ascii="Arial" w:hAnsi="Arial" w:cs="Arial"/>
          <w:sz w:val="22"/>
          <w:szCs w:val="22"/>
        </w:rPr>
        <w:t xml:space="preserve"> has trained three graduate students in her lab. One graduated with a </w:t>
      </w:r>
      <w:r w:rsidR="00C06725">
        <w:rPr>
          <w:rFonts w:ascii="Arial" w:hAnsi="Arial" w:cs="Arial"/>
          <w:sz w:val="22"/>
          <w:szCs w:val="22"/>
        </w:rPr>
        <w:t xml:space="preserve">Master’s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xml:space="preserve">; the other two are currently enrolled and on schedule to receive </w:t>
      </w:r>
      <w:proofErr w:type="spellStart"/>
      <w:r>
        <w:rPr>
          <w:rFonts w:ascii="Arial" w:hAnsi="Arial" w:cs="Arial"/>
          <w:sz w:val="22"/>
          <w:szCs w:val="22"/>
        </w:rPr>
        <w:t>Ph</w:t>
      </w:r>
      <w:r w:rsidR="00C06725">
        <w:rPr>
          <w:rFonts w:ascii="Arial" w:hAnsi="Arial" w:cs="Arial"/>
          <w:sz w:val="22"/>
          <w:szCs w:val="22"/>
        </w:rPr>
        <w:t>.</w:t>
      </w:r>
      <w:r>
        <w:rPr>
          <w:rFonts w:ascii="Arial" w:hAnsi="Arial" w:cs="Arial"/>
          <w:sz w:val="22"/>
          <w:szCs w:val="22"/>
        </w:rPr>
        <w:t>D</w:t>
      </w:r>
      <w:ins w:id="676" w:author="Susan Kalisz" w:date="2017-02-02T20:34:00Z">
        <w:r w:rsidR="009A1961">
          <w:rPr>
            <w:rFonts w:ascii="Arial" w:hAnsi="Arial" w:cs="Arial"/>
            <w:sz w:val="22"/>
            <w:szCs w:val="22"/>
          </w:rPr>
          <w:t>.</w:t>
        </w:r>
      </w:ins>
      <w:r>
        <w:rPr>
          <w:rFonts w:ascii="Arial" w:hAnsi="Arial" w:cs="Arial"/>
          <w:sz w:val="22"/>
          <w:szCs w:val="22"/>
        </w:rPr>
        <w:t>s</w:t>
      </w:r>
      <w:proofErr w:type="spellEnd"/>
      <w:r>
        <w:rPr>
          <w:rFonts w:ascii="Arial" w:hAnsi="Arial" w:cs="Arial"/>
          <w:sz w:val="22"/>
          <w:szCs w:val="22"/>
        </w:rPr>
        <w:t xml:space="preserve">;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C06725">
        <w:rPr>
          <w:rFonts w:ascii="Arial" w:hAnsi="Arial" w:cs="Arial"/>
          <w:sz w:val="22"/>
          <w:szCs w:val="22"/>
        </w:rPr>
        <w:t xml:space="preserve">Master’s </w:t>
      </w:r>
      <w:r>
        <w:rPr>
          <w:rFonts w:ascii="Arial" w:hAnsi="Arial" w:cs="Arial"/>
          <w:sz w:val="22"/>
          <w:szCs w:val="22"/>
        </w:rPr>
        <w:t xml:space="preserve">student is currently working as a staff scientist at </w:t>
      </w:r>
      <w:ins w:id="677" w:author="Susan Kalisz" w:date="2017-02-02T20:34:00Z">
        <w:r w:rsidR="009A1961">
          <w:rPr>
            <w:rFonts w:ascii="Arial" w:hAnsi="Arial" w:cs="Arial"/>
            <w:sz w:val="22"/>
            <w:szCs w:val="22"/>
          </w:rPr>
          <w:t>ORNL</w:t>
        </w:r>
      </w:ins>
      <w:r>
        <w:rPr>
          <w:rFonts w:ascii="Arial" w:hAnsi="Arial" w:cs="Arial"/>
          <w:sz w:val="22"/>
          <w:szCs w:val="22"/>
        </w:rPr>
        <w:t xml:space="preserve">. Two of the three students self-identify as female and two are foreign nationals. </w:t>
      </w:r>
      <w:proofErr w:type="spellStart"/>
      <w:r>
        <w:rPr>
          <w:rFonts w:ascii="Arial" w:hAnsi="Arial" w:cs="Arial"/>
          <w:sz w:val="22"/>
          <w:szCs w:val="22"/>
        </w:rPr>
        <w:t>Staton</w:t>
      </w:r>
      <w:proofErr w:type="spellEnd"/>
      <w:r>
        <w:rPr>
          <w:rFonts w:ascii="Arial" w:hAnsi="Arial" w:cs="Arial"/>
          <w:sz w:val="22"/>
          <w:szCs w:val="22"/>
        </w:rPr>
        <w:t xml:space="preserve">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w:t>
      </w:r>
      <w:proofErr w:type="spellStart"/>
      <w:r>
        <w:rPr>
          <w:rFonts w:ascii="Arial" w:hAnsi="Arial" w:cs="Arial"/>
          <w:sz w:val="22"/>
          <w:szCs w:val="22"/>
        </w:rPr>
        <w:t>Staton’s</w:t>
      </w:r>
      <w:proofErr w:type="spellEnd"/>
      <w:r>
        <w:rPr>
          <w:rFonts w:ascii="Arial" w:hAnsi="Arial" w:cs="Arial"/>
          <w:sz w:val="22"/>
          <w:szCs w:val="22"/>
        </w:rPr>
        <w:t xml:space="preserve"> position is unique in that her appointment specifies 50% time devoted to </w:t>
      </w:r>
      <w:r w:rsidRPr="00E32413">
        <w:rPr>
          <w:rFonts w:ascii="Arial" w:hAnsi="Arial" w:cs="Arial"/>
          <w:sz w:val="22"/>
          <w:szCs w:val="22"/>
        </w:rPr>
        <w:t xml:space="preserve">providing </w:t>
      </w:r>
      <w:proofErr w:type="spellStart"/>
      <w:r>
        <w:rPr>
          <w:rFonts w:ascii="Arial" w:hAnsi="Arial" w:cs="Arial"/>
          <w:sz w:val="22"/>
          <w:szCs w:val="22"/>
        </w:rPr>
        <w:t>bioinformatic</w:t>
      </w:r>
      <w:proofErr w:type="spellEnd"/>
      <w:r>
        <w:rPr>
          <w:rFonts w:ascii="Arial" w:hAnsi="Arial" w:cs="Arial"/>
          <w:sz w:val="22"/>
          <w:szCs w:val="22"/>
        </w:rPr>
        <w:t xml:space="preserve">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59E11E07" w14:textId="77777777" w:rsidR="008A64CA" w:rsidRPr="00650BEC" w:rsidRDefault="008A64CA" w:rsidP="00171B8D">
      <w:pPr>
        <w:ind w:firstLine="720"/>
        <w:contextualSpacing/>
        <w:rPr>
          <w:rFonts w:ascii="Arial" w:hAnsi="Arial" w:cs="Arial"/>
          <w:sz w:val="22"/>
          <w:szCs w:val="22"/>
        </w:rPr>
      </w:pPr>
    </w:p>
    <w:p w14:paraId="1536377C" w14:textId="4C34211B"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77777777"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proofErr w:type="spellStart"/>
      <w:r w:rsidRPr="00E94314">
        <w:rPr>
          <w:rFonts w:ascii="Arial" w:hAnsi="Arial" w:cs="Arial"/>
          <w:bCs/>
          <w:i/>
          <w:sz w:val="22"/>
          <w:szCs w:val="22"/>
        </w:rPr>
        <w:t>Phylogeographic</w:t>
      </w:r>
      <w:proofErr w:type="spellEnd"/>
      <w:r w:rsidRPr="00E94314">
        <w:rPr>
          <w:rFonts w:ascii="Arial" w:hAnsi="Arial" w:cs="Arial"/>
          <w:bCs/>
          <w:i/>
          <w:sz w:val="22"/>
          <w:szCs w:val="22"/>
        </w:rPr>
        <w:t xml:space="preserve">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w:t>
      </w:r>
      <w:proofErr w:type="spellStart"/>
      <w:r w:rsidRPr="00E94314">
        <w:rPr>
          <w:rFonts w:ascii="Arial" w:hAnsi="Arial" w:cs="Arial"/>
          <w:bCs/>
          <w:sz w:val="22"/>
          <w:szCs w:val="22"/>
        </w:rPr>
        <w:t>phylogeographic</w:t>
      </w:r>
      <w:proofErr w:type="spellEnd"/>
      <w:r w:rsidRPr="00E94314">
        <w:rPr>
          <w:rFonts w:ascii="Arial" w:hAnsi="Arial" w:cs="Arial"/>
          <w:bCs/>
          <w:sz w:val="22"/>
          <w:szCs w:val="22"/>
        </w:rPr>
        <w:t xml:space="preserve">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w:t>
      </w:r>
      <w:proofErr w:type="spellStart"/>
      <w:r w:rsidRPr="00E94314">
        <w:rPr>
          <w:rFonts w:ascii="Arial" w:hAnsi="Arial" w:cs="Arial"/>
          <w:sz w:val="22"/>
          <w:szCs w:val="22"/>
        </w:rPr>
        <w:t>phylogeography</w:t>
      </w:r>
      <w:proofErr w:type="spellEnd"/>
      <w:r w:rsidRPr="00E94314">
        <w:rPr>
          <w:rFonts w:ascii="Arial" w:hAnsi="Arial" w:cs="Arial"/>
          <w:sz w:val="22"/>
          <w:szCs w:val="22"/>
        </w:rPr>
        <w:t xml:space="preserve">, and students are already using our software in their research. To aid in communication and outreach, our software allows creation of 3D models, which can be embedded in presentations or even 3D printed using an output file from the open source software R (see figure).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approach </w:t>
      </w:r>
      <w:r w:rsidRPr="00E94314">
        <w:rPr>
          <w:rFonts w:ascii="Arial" w:hAnsi="Arial" w:cs="Arial"/>
          <w:sz w:val="22"/>
          <w:szCs w:val="22"/>
        </w:rPr>
        <w:fldChar w:fldCharType="begin"/>
      </w:r>
      <w:r w:rsidRPr="00E94314">
        <w:rPr>
          <w:rFonts w:ascii="Arial" w:hAnsi="Arial" w:cs="Arial"/>
          <w:sz w:val="22"/>
          <w:szCs w:val="22"/>
        </w:rPr>
        <w:instrText xml:space="preserve"> ADDIN EN.CITE &lt;EndNote&gt;&lt;Cite&gt;&lt;Author&gt;Morales&lt;/Author&gt;&lt;Year&gt;2016&lt;/Year&gt;&lt;RecNum&gt;29070&lt;/RecNum&gt;&lt;DisplayText&gt;(Jackson et al. 2016, Morales et al. 2016)&lt;/DisplayText&gt;&lt;record&gt;&lt;rec-number&gt;29070&lt;/rec-number&gt;&lt;foreign-keys&gt;&lt;key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Pr="00E94314">
        <w:rPr>
          <w:rFonts w:ascii="Arial" w:hAnsi="Arial" w:cs="Arial"/>
          <w:noProof/>
          <w:sz w:val="22"/>
          <w:szCs w:val="22"/>
        </w:rPr>
        <w:t>(Jackson et al. 2016, Morales et al. 2016)</w:t>
      </w:r>
      <w:r w:rsidRPr="00E94314">
        <w:rPr>
          <w:rFonts w:ascii="Arial" w:hAnsi="Arial" w:cs="Arial"/>
          <w:sz w:val="22"/>
          <w:szCs w:val="22"/>
        </w:rPr>
        <w:fldChar w:fldCharType="end"/>
      </w:r>
      <w:r w:rsidRPr="00E94314">
        <w:rPr>
          <w:rFonts w:ascii="Arial" w:hAnsi="Arial" w:cs="Arial"/>
          <w:sz w:val="22"/>
          <w:szCs w:val="22"/>
        </w:rPr>
        <w:t xml:space="preserve">, have two more in press, and are working on a general review paper about model comparison in </w:t>
      </w:r>
      <w:proofErr w:type="spellStart"/>
      <w:r w:rsidRPr="00E94314">
        <w:rPr>
          <w:rFonts w:ascii="Arial" w:hAnsi="Arial" w:cs="Arial"/>
          <w:sz w:val="22"/>
          <w:szCs w:val="22"/>
        </w:rPr>
        <w:t>phylogeography</w:t>
      </w:r>
      <w:proofErr w:type="spellEnd"/>
      <w:r w:rsidRPr="00E94314">
        <w:rPr>
          <w:rFonts w:ascii="Arial" w:hAnsi="Arial" w:cs="Arial"/>
          <w:sz w:val="22"/>
          <w:szCs w:val="22"/>
        </w:rPr>
        <w:t>.</w:t>
      </w:r>
    </w:p>
    <w:p w14:paraId="1E141218" w14:textId="17DF7FD3"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 xml:space="preserve">LTREB: The population dynamics of forest understory </w:t>
      </w:r>
      <w:r w:rsidRPr="00E94314">
        <w:rPr>
          <w:rFonts w:ascii="Arial" w:hAnsi="Arial" w:cs="Arial"/>
          <w:i/>
          <w:sz w:val="22"/>
          <w:szCs w:val="22"/>
        </w:rPr>
        <w:lastRenderedPageBreak/>
        <w:t>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long-term project </w:t>
      </w:r>
      <w:ins w:id="678" w:author="Susan Kalisz" w:date="2017-02-02T20:25:00Z">
        <w:r w:rsidR="00FB69F8">
          <w:rPr>
            <w:rFonts w:ascii="Arial" w:hAnsi="Arial" w:cs="Arial"/>
            <w:sz w:val="22"/>
            <w:szCs w:val="22"/>
          </w:rPr>
          <w:t>investigates</w:t>
        </w:r>
      </w:ins>
      <w:r w:rsidRPr="00E94314">
        <w:rPr>
          <w:rFonts w:ascii="Arial" w:hAnsi="Arial" w:cs="Arial"/>
          <w:sz w:val="22"/>
          <w:szCs w:val="22"/>
        </w:rPr>
        <w:t xml:space="preserve"> long-lived herbaceous species experiencing disrupted species interactions through exotic invasion and overabundant deer. Results demonstrate the deer facilitate invader success and exotic decline, and the allelopathic invader suppresses the AMF-native plant mutualism in the soil, essentially turning the AMF fungal mutualist into a parasite resulting in suppression of 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w:t>
      </w:r>
      <w:ins w:id="679" w:author="Susan Kalisz" w:date="2017-02-02T20:26:00Z">
        <w:r w:rsidR="00FB69F8">
          <w:rPr>
            <w:rFonts w:ascii="Arial" w:hAnsi="Arial" w:cs="Arial"/>
            <w:sz w:val="22"/>
            <w:szCs w:val="22"/>
          </w:rPr>
          <w:t>on</w:t>
        </w:r>
        <w:r w:rsidR="00FB69F8" w:rsidRPr="00E94314">
          <w:rPr>
            <w:rFonts w:ascii="Arial" w:hAnsi="Arial" w:cs="Arial"/>
            <w:sz w:val="22"/>
            <w:szCs w:val="22"/>
          </w:rPr>
          <w:t xml:space="preserve"> </w:t>
        </w:r>
      </w:ins>
      <w:r w:rsidRPr="00E94314">
        <w:rPr>
          <w:rFonts w:ascii="Arial" w:hAnsi="Arial" w:cs="Arial"/>
          <w:sz w:val="22"/>
          <w:szCs w:val="22"/>
        </w:rPr>
        <w:t xml:space="preserve">deer, forest health, and invasive species management. Publications from this LTREB were highlighted in 10 popular press articles including Nature News, on the radio including 64 public radio stations in the northeast US and Canada. </w:t>
      </w:r>
      <w:r w:rsidRPr="00E94314">
        <w:rPr>
          <w:rFonts w:ascii="Arial" w:hAnsi="Arial" w:cs="Arial"/>
          <w:bCs/>
          <w:color w:val="000000"/>
          <w:sz w:val="22"/>
          <w:szCs w:val="22"/>
        </w:rPr>
        <w:t>Kalisz</w:t>
      </w:r>
      <w:r w:rsidRPr="00E94314">
        <w:rPr>
          <w:rFonts w:ascii="Arial" w:hAnsi="Arial" w:cs="Arial"/>
          <w:sz w:val="22"/>
          <w:szCs w:val="22"/>
        </w:rPr>
        <w:t xml:space="preserve"> functions as an advisor to the Fox Chapel Borough government regarding stewardship, management, and conservation of their land holdings. </w:t>
      </w:r>
      <w:r w:rsidRPr="00E94314">
        <w:rPr>
          <w:rFonts w:ascii="Arial" w:hAnsi="Arial" w:cs="Arial"/>
          <w:color w:val="000000"/>
          <w:sz w:val="22"/>
          <w:szCs w:val="22"/>
        </w:rPr>
        <w:t xml:space="preserve">Kalisz served as the Science Advisor on the development of "Virtual Trillium Trail" game software, an interactive K-12 educational tool for exploring biological diversity in the eastern deciduous forest built on Kalisz’s database </w:t>
      </w:r>
      <w:ins w:id="680" w:author="Susan Kalisz" w:date="2017-02-02T20:27:00Z">
        <w:r w:rsidR="00FB69F8">
          <w:rPr>
            <w:rFonts w:ascii="Arial" w:hAnsi="Arial" w:cs="Arial"/>
            <w:color w:val="000000"/>
            <w:sz w:val="22"/>
            <w:szCs w:val="22"/>
          </w:rPr>
          <w:t>from</w:t>
        </w:r>
        <w:r w:rsidR="008327B6">
          <w:rPr>
            <w:rFonts w:ascii="Arial" w:hAnsi="Arial" w:cs="Arial"/>
            <w:color w:val="000000"/>
            <w:sz w:val="22"/>
            <w:szCs w:val="22"/>
          </w:rPr>
          <w:t xml:space="preserve"> </w:t>
        </w:r>
      </w:ins>
      <w:r w:rsidRPr="00E94314">
        <w:rPr>
          <w:rFonts w:ascii="Arial" w:hAnsi="Arial" w:cs="Arial"/>
          <w:color w:val="000000"/>
          <w:sz w:val="22"/>
          <w:szCs w:val="22"/>
        </w:rPr>
        <w:t>Trillium Trail</w:t>
      </w:r>
      <w:ins w:id="681" w:author="Susan Kalisz" w:date="2017-01-30T07:55:00Z">
        <w:r w:rsidR="006C2EFC">
          <w:rPr>
            <w:rFonts w:ascii="Arial" w:hAnsi="Arial" w:cs="Arial"/>
            <w:color w:val="000000"/>
            <w:sz w:val="22"/>
            <w:szCs w:val="22"/>
          </w:rPr>
          <w:t xml:space="preserve"> in PA</w:t>
        </w:r>
      </w:ins>
      <w:r w:rsidRPr="00E94314">
        <w:rPr>
          <w:rFonts w:ascii="Arial" w:hAnsi="Arial" w:cs="Arial"/>
          <w:color w:val="000000"/>
          <w:sz w:val="22"/>
          <w:szCs w:val="22"/>
        </w:rPr>
        <w:t xml:space="preserve">. The game is freely distributed </w:t>
      </w:r>
      <w:ins w:id="682" w:author="Susan Kalisz" w:date="2017-01-30T07:54:00Z">
        <w:r w:rsidR="006C2EFC">
          <w:rPr>
            <w:rFonts w:ascii="Arial" w:hAnsi="Arial" w:cs="Arial"/>
            <w:color w:val="000000"/>
            <w:sz w:val="22"/>
            <w:szCs w:val="22"/>
          </w:rPr>
          <w:t>any</w:t>
        </w:r>
      </w:ins>
      <w:r w:rsidRPr="00E94314">
        <w:rPr>
          <w:rFonts w:ascii="Arial" w:hAnsi="Arial" w:cs="Arial"/>
          <w:color w:val="000000"/>
          <w:sz w:val="22"/>
          <w:szCs w:val="22"/>
        </w:rPr>
        <w:t xml:space="preserve"> educat</w:t>
      </w:r>
      <w:ins w:id="683" w:author="Susan Kalisz" w:date="2017-01-30T07:54:00Z">
        <w:r w:rsidR="006C2EFC">
          <w:rPr>
            <w:rFonts w:ascii="Arial" w:hAnsi="Arial" w:cs="Arial"/>
            <w:color w:val="000000"/>
            <w:sz w:val="22"/>
            <w:szCs w:val="22"/>
          </w:rPr>
          <w:t xml:space="preserve">or </w:t>
        </w:r>
      </w:ins>
      <w:r w:rsidRPr="00E94314">
        <w:rPr>
          <w:rFonts w:ascii="Arial" w:hAnsi="Arial" w:cs="Arial"/>
          <w:color w:val="000000"/>
          <w:sz w:val="22"/>
          <w:szCs w:val="22"/>
        </w:rPr>
        <w:t xml:space="preserve">for classroom use and fits the State of </w:t>
      </w:r>
      <w:ins w:id="684" w:author="Susan Kalisz" w:date="2017-01-30T07:55:00Z">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ins>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 xml:space="preserve">: </w:t>
      </w:r>
      <w:r w:rsidRPr="00E94314">
        <w:rPr>
          <w:rFonts w:ascii="Arial" w:hAnsi="Arial" w:cs="Arial"/>
          <w:sz w:val="22"/>
          <w:szCs w:val="22"/>
        </w:rPr>
        <w:t xml:space="preserve">The </w:t>
      </w:r>
      <w:commentRangeStart w:id="685"/>
      <w:r w:rsidRPr="00E94314">
        <w:rPr>
          <w:rFonts w:ascii="Arial" w:hAnsi="Arial" w:cs="Arial"/>
          <w:sz w:val="22"/>
          <w:szCs w:val="22"/>
        </w:rPr>
        <w:t>17 publications</w:t>
      </w:r>
      <w:commentRangeEnd w:id="685"/>
      <w:r w:rsidRPr="00DD7520">
        <w:rPr>
          <w:rStyle w:val="CommentReference"/>
          <w:rFonts w:ascii="Arial" w:hAnsi="Arial" w:cs="Arial"/>
          <w:sz w:val="22"/>
          <w:szCs w:val="22"/>
        </w:rPr>
        <w:commentReference w:id="685"/>
      </w:r>
      <w:r w:rsidRPr="00E94314">
        <w:rPr>
          <w:rFonts w:ascii="Arial" w:hAnsi="Arial" w:cs="Arial"/>
          <w:sz w:val="22"/>
          <w:szCs w:val="22"/>
        </w:rPr>
        <w:t xml:space="preserve"> </w:t>
      </w:r>
      <w:ins w:id="686" w:author="Susan Kalisz" w:date="2017-01-30T07:59:00Z">
        <w:r w:rsidR="006C2EFC">
          <w:rPr>
            <w:rFonts w:ascii="Arial" w:hAnsi="Arial" w:cs="Arial"/>
            <w:sz w:val="22"/>
            <w:szCs w:val="22"/>
          </w:rPr>
          <w:t xml:space="preserve">and website for </w:t>
        </w:r>
        <w:proofErr w:type="spellStart"/>
        <w:r w:rsidR="006C2EFC">
          <w:rPr>
            <w:rFonts w:ascii="Arial" w:hAnsi="Arial" w:cs="Arial"/>
            <w:sz w:val="22"/>
            <w:szCs w:val="22"/>
          </w:rPr>
          <w:t>vitrutualtrilliumtrail</w:t>
        </w:r>
        <w:proofErr w:type="spellEnd"/>
        <w:r w:rsidR="006C2EFC">
          <w:rPr>
            <w:rFonts w:ascii="Arial" w:hAnsi="Arial" w:cs="Arial"/>
            <w:sz w:val="22"/>
            <w:szCs w:val="22"/>
          </w:rPr>
          <w:t xml:space="preserve"> </w:t>
        </w:r>
      </w:ins>
      <w:ins w:id="687" w:author="Susan Kalisz" w:date="2017-01-30T07:57:00Z">
        <w:r w:rsidR="006C2EFC">
          <w:rPr>
            <w:rFonts w:ascii="Arial" w:hAnsi="Arial" w:cs="Arial"/>
            <w:sz w:val="22"/>
            <w:szCs w:val="22"/>
          </w:rPr>
          <w:t xml:space="preserve">are noted by * in </w:t>
        </w:r>
      </w:ins>
      <w:ins w:id="688" w:author="Susan Kalisz" w:date="2017-01-30T07:59:00Z">
        <w:r w:rsidR="001E4DEF">
          <w:rPr>
            <w:rFonts w:ascii="Arial" w:hAnsi="Arial" w:cs="Arial"/>
            <w:sz w:val="22"/>
            <w:szCs w:val="22"/>
          </w:rPr>
          <w:t xml:space="preserve">the </w:t>
        </w:r>
      </w:ins>
      <w:ins w:id="689" w:author="Susan Kalisz" w:date="2017-01-30T07:57:00Z">
        <w:r w:rsidR="006C2EFC">
          <w:rPr>
            <w:rFonts w:ascii="Arial" w:hAnsi="Arial" w:cs="Arial"/>
            <w:sz w:val="22"/>
            <w:szCs w:val="22"/>
          </w:rPr>
          <w:t xml:space="preserve">References. </w:t>
        </w:r>
      </w:ins>
    </w:p>
    <w:p w14:paraId="0306F7B1" w14:textId="77777777"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w:t>
      </w:r>
      <w:proofErr w:type="spellStart"/>
      <w:r w:rsidRPr="00E94314">
        <w:rPr>
          <w:rFonts w:ascii="Arial" w:hAnsi="Arial" w:cs="Arial"/>
          <w:i/>
          <w:color w:val="000000"/>
          <w:sz w:val="22"/>
          <w:szCs w:val="22"/>
        </w:rPr>
        <w:t>Nematoceran</w:t>
      </w:r>
      <w:proofErr w:type="spellEnd"/>
      <w:r w:rsidRPr="00E94314">
        <w:rPr>
          <w:rFonts w:ascii="Arial" w:hAnsi="Arial" w:cs="Arial"/>
          <w:i/>
          <w:color w:val="000000"/>
          <w:sz w:val="22"/>
          <w:szCs w:val="22"/>
        </w:rPr>
        <w:t xml:space="preserve"> </w:t>
      </w:r>
      <w:proofErr w:type="spellStart"/>
      <w:r w:rsidRPr="00E94314">
        <w:rPr>
          <w:rFonts w:ascii="Arial" w:hAnsi="Arial" w:cs="Arial"/>
          <w:i/>
          <w:color w:val="000000"/>
          <w:sz w:val="22"/>
          <w:szCs w:val="22"/>
        </w:rPr>
        <w:t>Diptera</w:t>
      </w:r>
      <w:proofErr w:type="spellEnd"/>
      <w:r w:rsidRPr="00E94314">
        <w:rPr>
          <w:rFonts w:ascii="Arial" w:hAnsi="Arial" w:cs="Arial"/>
          <w:i/>
          <w:color w:val="000000"/>
          <w:sz w:val="22"/>
          <w:szCs w:val="22"/>
        </w:rPr>
        <w:t xml:space="preserve">;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including </w:t>
      </w:r>
      <w:commentRangeStart w:id="690"/>
      <w:proofErr w:type="spellStart"/>
      <w:r w:rsidRPr="00DD7520">
        <w:rPr>
          <w:rFonts w:ascii="Arial" w:hAnsi="Arial" w:cs="Arial"/>
          <w:color w:val="000000" w:themeColor="text1"/>
          <w:sz w:val="22"/>
          <w:szCs w:val="22"/>
        </w:rPr>
        <w:t>Axymyiidae</w:t>
      </w:r>
      <w:proofErr w:type="spellEnd"/>
      <w:r w:rsidRPr="00DD7520">
        <w:rPr>
          <w:rFonts w:ascii="Arial" w:hAnsi="Arial" w:cs="Arial"/>
          <w:color w:val="000000" w:themeColor="text1"/>
          <w:sz w:val="22"/>
          <w:szCs w:val="22"/>
        </w:rPr>
        <w:t xml:space="preserve"> (</w:t>
      </w:r>
      <w:proofErr w:type="spellStart"/>
      <w:r w:rsidRPr="00DD7520">
        <w:rPr>
          <w:rFonts w:ascii="Arial" w:hAnsi="Arial" w:cs="Arial"/>
          <w:sz w:val="22"/>
          <w:szCs w:val="22"/>
        </w:rPr>
        <w:t>Wihlm</w:t>
      </w:r>
      <w:proofErr w:type="spellEnd"/>
      <w:r w:rsidRPr="00DD7520">
        <w:rPr>
          <w:rFonts w:ascii="Arial" w:hAnsi="Arial" w:cs="Arial"/>
          <w:sz w:val="22"/>
          <w:szCs w:val="22"/>
        </w:rPr>
        <w:t xml:space="preserve"> &amp; Courtney 2011; </w:t>
      </w:r>
      <w:proofErr w:type="spellStart"/>
      <w:r w:rsidRPr="00DD7520">
        <w:rPr>
          <w:rFonts w:ascii="Arial" w:hAnsi="Arial" w:cs="Arial"/>
          <w:sz w:val="22"/>
          <w:szCs w:val="22"/>
        </w:rPr>
        <w:t>Wihlm</w:t>
      </w:r>
      <w:proofErr w:type="spellEnd"/>
      <w:r w:rsidRPr="00DD7520">
        <w:rPr>
          <w:rFonts w:ascii="Arial" w:hAnsi="Arial" w:cs="Arial"/>
          <w:sz w:val="22"/>
          <w:szCs w:val="22"/>
        </w:rPr>
        <w:t xml:space="preserve"> et al. 2011; Sinclair 2013</w:t>
      </w:r>
      <w:r w:rsidRPr="00DD7520">
        <w:rPr>
          <w:rFonts w:ascii="Arial" w:hAnsi="Arial" w:cs="Arial"/>
          <w:color w:val="000000" w:themeColor="text1"/>
          <w:sz w:val="22"/>
          <w:szCs w:val="22"/>
        </w:rPr>
        <w:t xml:space="preserve">), </w:t>
      </w:r>
      <w:proofErr w:type="spellStart"/>
      <w:r w:rsidRPr="00DD7520">
        <w:rPr>
          <w:rFonts w:ascii="Arial" w:hAnsi="Arial" w:cs="Arial"/>
          <w:color w:val="000000" w:themeColor="text1"/>
          <w:sz w:val="22"/>
          <w:szCs w:val="22"/>
        </w:rPr>
        <w:t>Blephariceridae</w:t>
      </w:r>
      <w:proofErr w:type="spellEnd"/>
      <w:r w:rsidRPr="00DD7520">
        <w:rPr>
          <w:rFonts w:ascii="Arial" w:hAnsi="Arial" w:cs="Arial"/>
          <w:color w:val="000000" w:themeColor="text1"/>
          <w:sz w:val="22"/>
          <w:szCs w:val="22"/>
        </w:rPr>
        <w:t xml:space="preserve"> (Courtney 2015; Jacobson et al. 2011), </w:t>
      </w:r>
      <w:proofErr w:type="spellStart"/>
      <w:r w:rsidRPr="00DD7520">
        <w:rPr>
          <w:rFonts w:ascii="Arial" w:hAnsi="Arial" w:cs="Arial"/>
          <w:color w:val="000000" w:themeColor="text1"/>
          <w:sz w:val="22"/>
          <w:szCs w:val="22"/>
        </w:rPr>
        <w:t>Chironomidae</w:t>
      </w:r>
      <w:proofErr w:type="spellEnd"/>
      <w:r w:rsidRPr="00DD7520">
        <w:rPr>
          <w:rFonts w:ascii="Arial" w:hAnsi="Arial" w:cs="Arial"/>
          <w:color w:val="000000" w:themeColor="text1"/>
          <w:sz w:val="22"/>
          <w:szCs w:val="22"/>
        </w:rPr>
        <w:t xml:space="preserve"> (Cranston 2012; Cranston et al. 2010; </w:t>
      </w:r>
      <w:r w:rsidRPr="00DD7520">
        <w:rPr>
          <w:rFonts w:ascii="Arial" w:hAnsi="Arial" w:cs="Arial"/>
          <w:sz w:val="22"/>
          <w:szCs w:val="22"/>
        </w:rPr>
        <w:t xml:space="preserve">Cranston &amp; </w:t>
      </w:r>
      <w:proofErr w:type="spellStart"/>
      <w:r w:rsidRPr="00DD7520">
        <w:rPr>
          <w:rFonts w:ascii="Arial" w:hAnsi="Arial" w:cs="Arial"/>
          <w:sz w:val="22"/>
          <w:szCs w:val="22"/>
        </w:rPr>
        <w:t>Krosch</w:t>
      </w:r>
      <w:proofErr w:type="spellEnd"/>
      <w:r w:rsidRPr="00DD7520">
        <w:rPr>
          <w:rFonts w:ascii="Arial" w:hAnsi="Arial" w:cs="Arial"/>
          <w:sz w:val="22"/>
          <w:szCs w:val="22"/>
        </w:rPr>
        <w:t xml:space="preserve"> 2015a, b; </w:t>
      </w:r>
      <w:proofErr w:type="spellStart"/>
      <w:r w:rsidRPr="00DD7520">
        <w:rPr>
          <w:rFonts w:ascii="Arial" w:hAnsi="Arial" w:cs="Arial"/>
          <w:sz w:val="22"/>
          <w:szCs w:val="22"/>
        </w:rPr>
        <w:t>Drayson</w:t>
      </w:r>
      <w:proofErr w:type="spellEnd"/>
      <w:r w:rsidRPr="00DD7520">
        <w:rPr>
          <w:rFonts w:ascii="Arial" w:hAnsi="Arial" w:cs="Arial"/>
          <w:sz w:val="22"/>
          <w:szCs w:val="22"/>
        </w:rPr>
        <w:t xml:space="preserve"> et al. 2015; </w:t>
      </w:r>
      <w:proofErr w:type="spellStart"/>
      <w:r w:rsidRPr="00DD7520">
        <w:rPr>
          <w:rFonts w:ascii="Arial" w:hAnsi="Arial" w:cs="Arial"/>
          <w:sz w:val="22"/>
          <w:szCs w:val="22"/>
        </w:rPr>
        <w:t>Krosch</w:t>
      </w:r>
      <w:proofErr w:type="spellEnd"/>
      <w:r w:rsidRPr="00DD7520">
        <w:rPr>
          <w:rFonts w:ascii="Arial" w:hAnsi="Arial" w:cs="Arial"/>
          <w:sz w:val="22"/>
          <w:szCs w:val="22"/>
        </w:rPr>
        <w:t xml:space="preserve"> &amp; Cranston 2012; </w:t>
      </w:r>
      <w:proofErr w:type="spellStart"/>
      <w:r w:rsidRPr="00DD7520">
        <w:rPr>
          <w:rFonts w:ascii="Arial" w:hAnsi="Arial" w:cs="Arial"/>
          <w:sz w:val="22"/>
          <w:szCs w:val="22"/>
        </w:rPr>
        <w:t>Krosch</w:t>
      </w:r>
      <w:proofErr w:type="spellEnd"/>
      <w:r w:rsidRPr="00DD7520">
        <w:rPr>
          <w:rFonts w:ascii="Arial" w:hAnsi="Arial" w:cs="Arial"/>
          <w:sz w:val="22"/>
          <w:szCs w:val="22"/>
        </w:rPr>
        <w:t xml:space="preserve"> et al. 2012; </w:t>
      </w:r>
      <w:proofErr w:type="spellStart"/>
      <w:r w:rsidRPr="00DD7520">
        <w:rPr>
          <w:rFonts w:ascii="Arial" w:hAnsi="Arial" w:cs="Arial"/>
          <w:sz w:val="22"/>
          <w:szCs w:val="22"/>
        </w:rPr>
        <w:t>Krosch</w:t>
      </w:r>
      <w:proofErr w:type="spellEnd"/>
      <w:r w:rsidRPr="00DD7520">
        <w:rPr>
          <w:rFonts w:ascii="Arial" w:hAnsi="Arial" w:cs="Arial"/>
          <w:sz w:val="22"/>
          <w:szCs w:val="22"/>
        </w:rPr>
        <w:t xml:space="preserve"> &amp; Cranston 2013; </w:t>
      </w:r>
      <w:proofErr w:type="spellStart"/>
      <w:r w:rsidRPr="00DD7520">
        <w:rPr>
          <w:rFonts w:ascii="Arial" w:hAnsi="Arial" w:cs="Arial"/>
          <w:sz w:val="22"/>
          <w:szCs w:val="22"/>
        </w:rPr>
        <w:t>Krosch</w:t>
      </w:r>
      <w:proofErr w:type="spellEnd"/>
      <w:r w:rsidRPr="00DD7520">
        <w:rPr>
          <w:rFonts w:ascii="Arial" w:hAnsi="Arial" w:cs="Arial"/>
          <w:sz w:val="22"/>
          <w:szCs w:val="22"/>
        </w:rPr>
        <w:t xml:space="preserve"> et al. 2013</w:t>
      </w:r>
      <w:r w:rsidRPr="00DD7520">
        <w:rPr>
          <w:rFonts w:ascii="Arial" w:hAnsi="Arial" w:cs="Arial"/>
          <w:color w:val="000000" w:themeColor="text1"/>
          <w:sz w:val="22"/>
          <w:szCs w:val="22"/>
        </w:rPr>
        <w:t xml:space="preserve">), </w:t>
      </w:r>
      <w:proofErr w:type="spellStart"/>
      <w:r w:rsidRPr="00DD7520">
        <w:rPr>
          <w:rFonts w:ascii="Arial" w:hAnsi="Arial" w:cs="Arial"/>
          <w:color w:val="000000" w:themeColor="text1"/>
          <w:sz w:val="22"/>
          <w:szCs w:val="22"/>
        </w:rPr>
        <w:t>Ceratopogonidae</w:t>
      </w:r>
      <w:proofErr w:type="spellEnd"/>
      <w:r w:rsidRPr="00DD7520">
        <w:rPr>
          <w:rFonts w:ascii="Arial" w:hAnsi="Arial" w:cs="Arial"/>
          <w:color w:val="000000" w:themeColor="text1"/>
          <w:sz w:val="22"/>
          <w:szCs w:val="22"/>
        </w:rPr>
        <w:t xml:space="preserve"> (Swanson &amp; Reeves 2011; Swanson &amp; Grogan 2011), </w:t>
      </w:r>
      <w:proofErr w:type="spellStart"/>
      <w:r w:rsidRPr="00DD7520">
        <w:rPr>
          <w:rFonts w:ascii="Arial" w:hAnsi="Arial" w:cs="Arial"/>
          <w:color w:val="000000" w:themeColor="text1"/>
          <w:sz w:val="22"/>
          <w:szCs w:val="22"/>
        </w:rPr>
        <w:t>Dixidae</w:t>
      </w:r>
      <w:proofErr w:type="spellEnd"/>
      <w:r w:rsidRPr="00DD7520">
        <w:rPr>
          <w:rFonts w:ascii="Arial" w:hAnsi="Arial" w:cs="Arial"/>
          <w:color w:val="000000" w:themeColor="text1"/>
          <w:sz w:val="22"/>
          <w:szCs w:val="22"/>
        </w:rPr>
        <w:t xml:space="preserve"> (Moulton 2016, 2017, </w:t>
      </w:r>
      <w:proofErr w:type="spellStart"/>
      <w:r w:rsidRPr="00DD7520">
        <w:rPr>
          <w:rFonts w:ascii="Arial" w:hAnsi="Arial" w:cs="Arial"/>
          <w:sz w:val="22"/>
          <w:szCs w:val="22"/>
        </w:rPr>
        <w:t>Nymphomyiidae</w:t>
      </w:r>
      <w:proofErr w:type="spellEnd"/>
      <w:r w:rsidRPr="00DD7520">
        <w:rPr>
          <w:rFonts w:ascii="Arial" w:hAnsi="Arial" w:cs="Arial"/>
          <w:sz w:val="22"/>
          <w:szCs w:val="22"/>
        </w:rPr>
        <w:t xml:space="preserve"> (</w:t>
      </w:r>
      <w:proofErr w:type="spellStart"/>
      <w:r w:rsidRPr="00DD7520">
        <w:rPr>
          <w:rFonts w:ascii="Arial" w:hAnsi="Arial" w:cs="Arial"/>
          <w:sz w:val="22"/>
          <w:szCs w:val="22"/>
        </w:rPr>
        <w:t>Schneeberg</w:t>
      </w:r>
      <w:proofErr w:type="spellEnd"/>
      <w:r w:rsidRPr="00DD7520">
        <w:rPr>
          <w:rFonts w:ascii="Arial" w:hAnsi="Arial" w:cs="Arial"/>
          <w:sz w:val="22"/>
          <w:szCs w:val="22"/>
        </w:rPr>
        <w:t xml:space="preserve"> et al. 2012), </w:t>
      </w:r>
      <w:proofErr w:type="spellStart"/>
      <w:r w:rsidRPr="00DD7520">
        <w:rPr>
          <w:rFonts w:ascii="Arial" w:hAnsi="Arial" w:cs="Arial"/>
          <w:sz w:val="22"/>
          <w:szCs w:val="22"/>
        </w:rPr>
        <w:t>Psychodidae</w:t>
      </w:r>
      <w:proofErr w:type="spellEnd"/>
      <w:r w:rsidRPr="00DD7520">
        <w:rPr>
          <w:rFonts w:ascii="Arial" w:hAnsi="Arial" w:cs="Arial"/>
          <w:sz w:val="22"/>
          <w:szCs w:val="22"/>
        </w:rPr>
        <w:t xml:space="preserve"> </w:t>
      </w:r>
      <w:r w:rsidRPr="00DD7520">
        <w:rPr>
          <w:rFonts w:ascii="Arial" w:hAnsi="Arial" w:cs="Arial"/>
          <w:color w:val="000000" w:themeColor="text1"/>
          <w:sz w:val="22"/>
          <w:szCs w:val="22"/>
        </w:rPr>
        <w:t xml:space="preserve">(Curler 2011; Curler &amp; Moulton 2010; Curler et al. 2015), </w:t>
      </w:r>
      <w:proofErr w:type="spellStart"/>
      <w:r w:rsidRPr="00DD7520">
        <w:rPr>
          <w:rFonts w:ascii="Arial" w:hAnsi="Arial" w:cs="Arial"/>
          <w:color w:val="000000" w:themeColor="text1"/>
          <w:sz w:val="22"/>
          <w:szCs w:val="22"/>
        </w:rPr>
        <w:t>Ptychopteridae</w:t>
      </w:r>
      <w:proofErr w:type="spellEnd"/>
      <w:r w:rsidRPr="00DD7520">
        <w:rPr>
          <w:rFonts w:ascii="Arial" w:hAnsi="Arial" w:cs="Arial"/>
          <w:color w:val="000000" w:themeColor="text1"/>
          <w:sz w:val="22"/>
          <w:szCs w:val="22"/>
        </w:rPr>
        <w:t xml:space="preserve"> (</w:t>
      </w:r>
      <w:proofErr w:type="spellStart"/>
      <w:r w:rsidRPr="00DD7520">
        <w:rPr>
          <w:rFonts w:ascii="Arial" w:hAnsi="Arial" w:cs="Arial"/>
          <w:color w:val="000000" w:themeColor="text1"/>
          <w:sz w:val="22"/>
          <w:szCs w:val="22"/>
        </w:rPr>
        <w:t>Fasbender</w:t>
      </w:r>
      <w:proofErr w:type="spellEnd"/>
      <w:r w:rsidRPr="00DD7520">
        <w:rPr>
          <w:rFonts w:ascii="Arial" w:hAnsi="Arial" w:cs="Arial"/>
          <w:color w:val="000000" w:themeColor="text1"/>
          <w:sz w:val="22"/>
          <w:szCs w:val="22"/>
        </w:rPr>
        <w:t xml:space="preserve"> &amp; Courtney 2014), </w:t>
      </w:r>
      <w:proofErr w:type="spellStart"/>
      <w:r w:rsidRPr="00DD7520">
        <w:rPr>
          <w:rFonts w:ascii="Arial" w:hAnsi="Arial" w:cs="Arial"/>
          <w:color w:val="000000" w:themeColor="text1"/>
          <w:sz w:val="22"/>
          <w:szCs w:val="22"/>
        </w:rPr>
        <w:t>Simuliidae</w:t>
      </w:r>
      <w:proofErr w:type="spellEnd"/>
      <w:r w:rsidRPr="00DD7520">
        <w:rPr>
          <w:rFonts w:ascii="Arial" w:hAnsi="Arial" w:cs="Arial"/>
          <w:color w:val="000000" w:themeColor="text1"/>
          <w:sz w:val="22"/>
          <w:szCs w:val="22"/>
        </w:rPr>
        <w:t xml:space="preserve"> (</w:t>
      </w:r>
      <w:r w:rsidRPr="00DD7520">
        <w:rPr>
          <w:rFonts w:ascii="Arial" w:hAnsi="Arial" w:cs="Arial"/>
          <w:sz w:val="22"/>
          <w:szCs w:val="22"/>
        </w:rPr>
        <w:t>Adler et al. 2012, 2013; 2015a, b; Adler &amp; Seitz</w:t>
      </w:r>
      <w:r w:rsidRPr="00DD7520">
        <w:rPr>
          <w:rFonts w:ascii="Arial" w:hAnsi="Arial" w:cs="Arial"/>
          <w:color w:val="000000" w:themeColor="text1"/>
          <w:sz w:val="22"/>
          <w:szCs w:val="22"/>
        </w:rPr>
        <w:t xml:space="preserve"> 2014; </w:t>
      </w:r>
      <w:r w:rsidRPr="00DD7520">
        <w:rPr>
          <w:rFonts w:ascii="Arial" w:hAnsi="Arial" w:cs="Arial"/>
          <w:sz w:val="22"/>
          <w:szCs w:val="22"/>
        </w:rPr>
        <w:t xml:space="preserve">Adler &amp; </w:t>
      </w:r>
      <w:proofErr w:type="spellStart"/>
      <w:r w:rsidRPr="00DD7520">
        <w:rPr>
          <w:rFonts w:ascii="Arial" w:hAnsi="Arial" w:cs="Arial"/>
          <w:sz w:val="22"/>
          <w:szCs w:val="22"/>
        </w:rPr>
        <w:t>Şirin</w:t>
      </w:r>
      <w:proofErr w:type="spellEnd"/>
      <w:r w:rsidRPr="00DD7520">
        <w:rPr>
          <w:rFonts w:ascii="Arial" w:hAnsi="Arial" w:cs="Arial"/>
          <w:sz w:val="22"/>
          <w:szCs w:val="22"/>
        </w:rPr>
        <w:t xml:space="preserve"> 2014; Adler, &amp; </w:t>
      </w:r>
      <w:proofErr w:type="spellStart"/>
      <w:r w:rsidRPr="00DD7520">
        <w:rPr>
          <w:rFonts w:ascii="Arial" w:hAnsi="Arial" w:cs="Arial"/>
          <w:sz w:val="22"/>
          <w:szCs w:val="22"/>
        </w:rPr>
        <w:t>Şirin</w:t>
      </w:r>
      <w:proofErr w:type="spellEnd"/>
      <w:r w:rsidRPr="00DD7520">
        <w:rPr>
          <w:rFonts w:ascii="Arial" w:hAnsi="Arial" w:cs="Arial"/>
          <w:sz w:val="22"/>
          <w:szCs w:val="22"/>
        </w:rPr>
        <w:t xml:space="preserve"> 2015; </w:t>
      </w:r>
      <w:proofErr w:type="spellStart"/>
      <w:r w:rsidRPr="00DD7520">
        <w:rPr>
          <w:rFonts w:ascii="Arial" w:hAnsi="Arial" w:cs="Arial"/>
          <w:sz w:val="22"/>
          <w:szCs w:val="22"/>
        </w:rPr>
        <w:t>Cherairia</w:t>
      </w:r>
      <w:proofErr w:type="spellEnd"/>
      <w:r w:rsidRPr="00DD7520">
        <w:rPr>
          <w:rFonts w:ascii="Arial" w:hAnsi="Arial" w:cs="Arial"/>
          <w:sz w:val="22"/>
          <w:szCs w:val="22"/>
        </w:rPr>
        <w:t xml:space="preserve"> et al. 2014; Huang &amp; Adler 2011; Huang et al. 2011; </w:t>
      </w:r>
      <w:proofErr w:type="spellStart"/>
      <w:r w:rsidRPr="00DD7520">
        <w:rPr>
          <w:rFonts w:ascii="Arial" w:hAnsi="Arial" w:cs="Arial"/>
          <w:sz w:val="22"/>
          <w:szCs w:val="22"/>
        </w:rPr>
        <w:t>Khazeni</w:t>
      </w:r>
      <w:proofErr w:type="spellEnd"/>
      <w:r w:rsidRPr="00DD7520">
        <w:rPr>
          <w:rFonts w:ascii="Arial" w:hAnsi="Arial" w:cs="Arial"/>
          <w:color w:val="000000" w:themeColor="text1"/>
          <w:sz w:val="22"/>
          <w:szCs w:val="22"/>
        </w:rPr>
        <w:t xml:space="preserve"> et al. 2013; Reeves &amp; Adler 2011; </w:t>
      </w:r>
      <w:proofErr w:type="spellStart"/>
      <w:r w:rsidRPr="00DD7520">
        <w:rPr>
          <w:rFonts w:ascii="Arial" w:hAnsi="Arial" w:cs="Arial"/>
          <w:color w:val="000000" w:themeColor="text1"/>
          <w:sz w:val="22"/>
          <w:szCs w:val="22"/>
        </w:rPr>
        <w:t>Senatore</w:t>
      </w:r>
      <w:proofErr w:type="spellEnd"/>
      <w:r w:rsidRPr="00DD7520">
        <w:rPr>
          <w:rFonts w:ascii="Arial" w:hAnsi="Arial" w:cs="Arial"/>
          <w:color w:val="000000" w:themeColor="text1"/>
          <w:sz w:val="22"/>
          <w:szCs w:val="22"/>
        </w:rPr>
        <w:t xml:space="preserve"> et al. 2014), </w:t>
      </w:r>
      <w:proofErr w:type="spellStart"/>
      <w:r w:rsidRPr="00DD7520">
        <w:rPr>
          <w:rFonts w:ascii="Arial" w:hAnsi="Arial" w:cs="Arial"/>
          <w:color w:val="000000" w:themeColor="text1"/>
          <w:sz w:val="22"/>
          <w:szCs w:val="22"/>
        </w:rPr>
        <w:t>Tanyderidae</w:t>
      </w:r>
      <w:proofErr w:type="spellEnd"/>
      <w:r w:rsidRPr="00DD7520">
        <w:rPr>
          <w:rFonts w:ascii="Arial" w:hAnsi="Arial" w:cs="Arial"/>
          <w:color w:val="000000" w:themeColor="text1"/>
          <w:sz w:val="22"/>
          <w:szCs w:val="22"/>
        </w:rPr>
        <w:t xml:space="preserve"> (Madriz &amp; Courtney 2016; </w:t>
      </w:r>
      <w:proofErr w:type="spellStart"/>
      <w:r w:rsidRPr="00DD7520">
        <w:rPr>
          <w:rFonts w:ascii="Arial" w:hAnsi="Arial" w:cs="Arial"/>
          <w:sz w:val="22"/>
          <w:szCs w:val="22"/>
        </w:rPr>
        <w:t>Wipfler</w:t>
      </w:r>
      <w:proofErr w:type="spellEnd"/>
      <w:r w:rsidRPr="00DD7520">
        <w:rPr>
          <w:rFonts w:ascii="Arial" w:hAnsi="Arial" w:cs="Arial"/>
          <w:sz w:val="22"/>
          <w:szCs w:val="22"/>
        </w:rPr>
        <w:t xml:space="preserve"> et al. 2012</w:t>
      </w:r>
      <w:r w:rsidRPr="00DD7520">
        <w:rPr>
          <w:rFonts w:ascii="Arial" w:hAnsi="Arial" w:cs="Arial"/>
          <w:color w:val="000000" w:themeColor="text1"/>
          <w:sz w:val="22"/>
          <w:szCs w:val="22"/>
        </w:rPr>
        <w:t xml:space="preserve">), </w:t>
      </w:r>
      <w:proofErr w:type="spellStart"/>
      <w:r w:rsidRPr="00DD7520">
        <w:rPr>
          <w:rFonts w:ascii="Arial" w:hAnsi="Arial" w:cs="Arial"/>
          <w:color w:val="000000" w:themeColor="text1"/>
          <w:sz w:val="22"/>
          <w:szCs w:val="22"/>
        </w:rPr>
        <w:t>Tipulidae</w:t>
      </w:r>
      <w:proofErr w:type="spellEnd"/>
      <w:r w:rsidRPr="00DD7520">
        <w:rPr>
          <w:rFonts w:ascii="Arial" w:hAnsi="Arial" w:cs="Arial"/>
          <w:color w:val="000000" w:themeColor="text1"/>
          <w:sz w:val="22"/>
          <w:szCs w:val="22"/>
        </w:rPr>
        <w:t xml:space="preserve"> (Peterson et al. 2010, 2012), and </w:t>
      </w:r>
      <w:proofErr w:type="spellStart"/>
      <w:r w:rsidRPr="00DD7520">
        <w:rPr>
          <w:rFonts w:ascii="Arial" w:hAnsi="Arial" w:cs="Arial"/>
          <w:color w:val="000000" w:themeColor="text1"/>
          <w:sz w:val="22"/>
          <w:szCs w:val="22"/>
        </w:rPr>
        <w:t>Thaumaleidae</w:t>
      </w:r>
      <w:proofErr w:type="spellEnd"/>
      <w:r w:rsidRPr="00DD7520">
        <w:rPr>
          <w:rFonts w:ascii="Arial" w:hAnsi="Arial" w:cs="Arial"/>
          <w:color w:val="000000" w:themeColor="text1"/>
          <w:sz w:val="22"/>
          <w:szCs w:val="22"/>
        </w:rPr>
        <w:t xml:space="preserve"> (</w:t>
      </w:r>
      <w:proofErr w:type="spellStart"/>
      <w:r w:rsidRPr="00DD7520">
        <w:rPr>
          <w:rFonts w:ascii="Arial" w:hAnsi="Arial" w:cs="Arial"/>
          <w:color w:val="000000" w:themeColor="text1"/>
          <w:sz w:val="22"/>
          <w:szCs w:val="22"/>
        </w:rPr>
        <w:t>Pivar</w:t>
      </w:r>
      <w:proofErr w:type="spellEnd"/>
      <w:r w:rsidRPr="00E94314">
        <w:rPr>
          <w:rFonts w:ascii="Arial" w:hAnsi="Arial" w:cs="Arial"/>
          <w:color w:val="000000" w:themeColor="text1"/>
          <w:sz w:val="22"/>
          <w:szCs w:val="22"/>
        </w:rPr>
        <w:t xml:space="preserve"> 2015; </w:t>
      </w:r>
      <w:proofErr w:type="spellStart"/>
      <w:r w:rsidRPr="00E94314">
        <w:rPr>
          <w:rFonts w:ascii="Arial" w:hAnsi="Arial" w:cs="Arial"/>
          <w:color w:val="000000" w:themeColor="text1"/>
          <w:sz w:val="22"/>
          <w:szCs w:val="22"/>
        </w:rPr>
        <w:t>Pivar</w:t>
      </w:r>
      <w:proofErr w:type="spellEnd"/>
      <w:r w:rsidRPr="00E94314">
        <w:rPr>
          <w:rFonts w:ascii="Arial" w:hAnsi="Arial" w:cs="Arial"/>
          <w:color w:val="000000" w:themeColor="text1"/>
          <w:sz w:val="22"/>
          <w:szCs w:val="22"/>
        </w:rPr>
        <w:t xml:space="preserve"> et al. 2016; Sinclair 2014; Sinclair &amp; Huerta 2014), resulting in new species descriptions, identification keys, phylogenetic </w:t>
      </w:r>
      <w:r w:rsidRPr="00E94314">
        <w:rPr>
          <w:rFonts w:ascii="Arial" w:hAnsi="Arial" w:cs="Arial"/>
          <w:sz w:val="22"/>
          <w:szCs w:val="22"/>
        </w:rPr>
        <w:t xml:space="preserve">inferences, and increased basic knowledge of the families and the order (Farnsworth et al. 2013; Lambkin et al. 2013; </w:t>
      </w:r>
      <w:proofErr w:type="spellStart"/>
      <w:r w:rsidRPr="00E94314">
        <w:rPr>
          <w:rFonts w:ascii="Arial" w:hAnsi="Arial" w:cs="Arial"/>
          <w:sz w:val="22"/>
          <w:szCs w:val="22"/>
        </w:rPr>
        <w:t>Pfrender</w:t>
      </w:r>
      <w:proofErr w:type="spellEnd"/>
      <w:r w:rsidRPr="00E94314">
        <w:rPr>
          <w:rFonts w:ascii="Arial" w:hAnsi="Arial" w:cs="Arial"/>
          <w:sz w:val="22"/>
          <w:szCs w:val="22"/>
        </w:rPr>
        <w:t xml:space="preserve"> et al. 2010).</w:t>
      </w:r>
      <w:r w:rsidRPr="00E94314">
        <w:rPr>
          <w:rFonts w:ascii="Arial" w:hAnsi="Arial" w:cs="Arial"/>
          <w:color w:val="000000" w:themeColor="text1"/>
          <w:sz w:val="22"/>
          <w:szCs w:val="22"/>
        </w:rPr>
        <w:t xml:space="preserve"> </w:t>
      </w:r>
      <w:commentRangeEnd w:id="690"/>
      <w:r w:rsidR="00FB69F8">
        <w:rPr>
          <w:rStyle w:val="CommentReference"/>
        </w:rPr>
        <w:commentReference w:id="690"/>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w:t>
      </w:r>
      <w:proofErr w:type="spellStart"/>
      <w:r w:rsidRPr="00E94314">
        <w:rPr>
          <w:rFonts w:ascii="Arial" w:hAnsi="Arial" w:cs="Arial"/>
          <w:color w:val="000000" w:themeColor="text1"/>
          <w:sz w:val="22"/>
          <w:szCs w:val="22"/>
        </w:rPr>
        <w:t>systematists</w:t>
      </w:r>
      <w:proofErr w:type="spellEnd"/>
      <w:r w:rsidRPr="00E94314">
        <w:rPr>
          <w:rFonts w:ascii="Arial" w:hAnsi="Arial" w:cs="Arial"/>
          <w:color w:val="000000" w:themeColor="text1"/>
          <w:sz w:val="22"/>
          <w:szCs w:val="22"/>
        </w:rPr>
        <w:t xml:space="preserve">) for several families of lower </w:t>
      </w:r>
      <w:proofErr w:type="spellStart"/>
      <w:r w:rsidRPr="00E94314">
        <w:rPr>
          <w:rFonts w:ascii="Arial" w:hAnsi="Arial" w:cs="Arial"/>
          <w:color w:val="000000" w:themeColor="text1"/>
          <w:sz w:val="22"/>
          <w:szCs w:val="22"/>
        </w:rPr>
        <w:t>Diptera</w:t>
      </w:r>
      <w:proofErr w:type="spellEnd"/>
      <w:r w:rsidRPr="00E94314">
        <w:rPr>
          <w:rFonts w:ascii="Arial" w:hAnsi="Arial" w:cs="Arial"/>
          <w:color w:val="000000" w:themeColor="text1"/>
          <w:sz w:val="22"/>
          <w:szCs w:val="22"/>
        </w:rPr>
        <w:t xml:space="preserve"> identified as being in need of young specialists capable of providing taxonomic expertise for the next several decades. These new </w:t>
      </w:r>
      <w:proofErr w:type="spellStart"/>
      <w:r w:rsidRPr="00E94314">
        <w:rPr>
          <w:rFonts w:ascii="Arial" w:hAnsi="Arial" w:cs="Arial"/>
          <w:color w:val="000000" w:themeColor="text1"/>
          <w:sz w:val="22"/>
          <w:szCs w:val="22"/>
        </w:rPr>
        <w:t>systematists</w:t>
      </w:r>
      <w:proofErr w:type="spellEnd"/>
      <w:r w:rsidRPr="00E94314">
        <w:rPr>
          <w:rFonts w:ascii="Arial" w:hAnsi="Arial" w:cs="Arial"/>
          <w:color w:val="000000" w:themeColor="text1"/>
          <w:sz w:val="22"/>
          <w:szCs w:val="22"/>
        </w:rPr>
        <w:t xml:space="preserve">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w:t>
      </w:r>
      <w:proofErr w:type="spellStart"/>
      <w:r w:rsidRPr="00E94314">
        <w:rPr>
          <w:rFonts w:ascii="Arial" w:hAnsi="Arial" w:cs="Arial"/>
          <w:sz w:val="22"/>
          <w:szCs w:val="22"/>
        </w:rPr>
        <w:t>Diptera</w:t>
      </w:r>
      <w:proofErr w:type="spellEnd"/>
      <w:r w:rsidRPr="00E94314">
        <w:rPr>
          <w:rFonts w:ascii="Arial" w:hAnsi="Arial" w:cs="Arial"/>
          <w:sz w:val="22"/>
          <w:szCs w:val="22"/>
        </w:rPr>
        <w:t xml:space="preserve"> in medical entomology and in the biomonitoring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w:t>
      </w:r>
      <w:proofErr w:type="spellStart"/>
      <w:r w:rsidRPr="00E94314">
        <w:rPr>
          <w:rFonts w:ascii="Arial" w:hAnsi="Arial" w:cs="Arial"/>
          <w:color w:val="000000" w:themeColor="text1"/>
          <w:sz w:val="22"/>
          <w:szCs w:val="22"/>
        </w:rPr>
        <w:t>Chironomidae</w:t>
      </w:r>
      <w:proofErr w:type="spellEnd"/>
      <w:r w:rsidRPr="00E94314">
        <w:rPr>
          <w:rFonts w:ascii="Arial" w:hAnsi="Arial" w:cs="Arial"/>
          <w:color w:val="000000" w:themeColor="text1"/>
          <w:sz w:val="22"/>
          <w:szCs w:val="22"/>
        </w:rPr>
        <w:t xml:space="preserv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two books (Courtney 2011; </w:t>
      </w:r>
      <w:proofErr w:type="spellStart"/>
      <w:r w:rsidRPr="00E94314">
        <w:rPr>
          <w:rFonts w:ascii="Arial" w:hAnsi="Arial" w:cs="Arial"/>
          <w:color w:val="000000" w:themeColor="text1"/>
          <w:sz w:val="22"/>
          <w:szCs w:val="22"/>
        </w:rPr>
        <w:t>Gullan</w:t>
      </w:r>
      <w:proofErr w:type="spellEnd"/>
      <w:r w:rsidRPr="00E94314">
        <w:rPr>
          <w:rFonts w:ascii="Arial" w:hAnsi="Arial" w:cs="Arial"/>
          <w:color w:val="000000" w:themeColor="text1"/>
          <w:sz w:val="22"/>
          <w:szCs w:val="22"/>
        </w:rPr>
        <w:t xml:space="preserve"> &amp; Cranston 2014), seven book chapters (Courtney </w:t>
      </w:r>
      <w:r w:rsidRPr="00E94314">
        <w:rPr>
          <w:rFonts w:ascii="Arial" w:hAnsi="Arial" w:cs="Arial"/>
          <w:color w:val="000000" w:themeColor="text1"/>
          <w:sz w:val="22"/>
          <w:szCs w:val="22"/>
        </w:rPr>
        <w:lastRenderedPageBreak/>
        <w:t xml:space="preserve">&amp; Cranston 2015; Courtney et al. 2009; Courtney 2016; </w:t>
      </w:r>
      <w:proofErr w:type="spellStart"/>
      <w:r w:rsidRPr="00E94314">
        <w:rPr>
          <w:rFonts w:ascii="Arial" w:hAnsi="Arial" w:cs="Arial"/>
          <w:color w:val="000000" w:themeColor="text1"/>
          <w:sz w:val="22"/>
          <w:szCs w:val="22"/>
        </w:rPr>
        <w:t>Fassbender</w:t>
      </w:r>
      <w:proofErr w:type="spellEnd"/>
      <w:r w:rsidRPr="00E94314">
        <w:rPr>
          <w:rFonts w:ascii="Arial" w:hAnsi="Arial" w:cs="Arial"/>
          <w:color w:val="000000" w:themeColor="text1"/>
          <w:sz w:val="22"/>
          <w:szCs w:val="22"/>
        </w:rPr>
        <w:t xml:space="preserve"> 2015; Madriz 2015; Marshall &amp; Courtney 2015; Sinclair 2015), and 46 peer-reviewed articles.  Improvements to existing assets were made, including improvements to LUCID </w:t>
      </w:r>
      <w:r w:rsidRPr="00E94314">
        <w:rPr>
          <w:rFonts w:ascii="Arial" w:hAnsi="Arial" w:cs="Arial"/>
          <w:sz w:val="22"/>
          <w:szCs w:val="22"/>
        </w:rPr>
        <w:t xml:space="preserve">keys for </w:t>
      </w:r>
      <w:proofErr w:type="spellStart"/>
      <w:r w:rsidRPr="00E94314">
        <w:rPr>
          <w:rFonts w:ascii="Arial" w:hAnsi="Arial" w:cs="Arial"/>
          <w:sz w:val="22"/>
          <w:szCs w:val="22"/>
        </w:rPr>
        <w:t>Chironomidae</w:t>
      </w:r>
      <w:proofErr w:type="spellEnd"/>
      <w:r w:rsidRPr="00E94314">
        <w:rPr>
          <w:rFonts w:ascii="Arial" w:hAnsi="Arial" w:cs="Arial"/>
          <w:sz w:val="22"/>
          <w:szCs w:val="22"/>
        </w:rPr>
        <w:t xml:space="preserve">, and the Taxonomic Inventory of </w:t>
      </w:r>
      <w:proofErr w:type="spellStart"/>
      <w:r w:rsidRPr="00E94314">
        <w:rPr>
          <w:rFonts w:ascii="Arial" w:hAnsi="Arial" w:cs="Arial"/>
          <w:sz w:val="22"/>
          <w:szCs w:val="22"/>
        </w:rPr>
        <w:t>Simuliidae</w:t>
      </w:r>
      <w:proofErr w:type="spellEnd"/>
      <w:r w:rsidRPr="00E94314">
        <w:rPr>
          <w:rFonts w:ascii="Arial" w:hAnsi="Arial" w:cs="Arial"/>
          <w:sz w:val="22"/>
          <w:szCs w:val="22"/>
        </w:rPr>
        <w:t xml:space="preserve">. Several repositories have and will continue to receive primary types and voucher specimens of all Dipteran families studied. Numerous genetic sequences have been and will continue to be deposited in </w:t>
      </w:r>
      <w:proofErr w:type="spellStart"/>
      <w:r w:rsidRPr="00E94314">
        <w:rPr>
          <w:rFonts w:ascii="Arial" w:hAnsi="Arial" w:cs="Arial"/>
          <w:sz w:val="22"/>
          <w:szCs w:val="22"/>
        </w:rPr>
        <w:t>GenBank</w:t>
      </w:r>
      <w:proofErr w:type="spellEnd"/>
      <w:r w:rsidRPr="00E94314">
        <w:rPr>
          <w:rFonts w:ascii="Arial" w:hAnsi="Arial" w:cs="Arial"/>
          <w:sz w:val="22"/>
          <w:szCs w:val="22"/>
        </w:rPr>
        <w:t>.</w:t>
      </w:r>
    </w:p>
    <w:p w14:paraId="3D58F407" w14:textId="30569DDA" w:rsidR="00CA45C6" w:rsidRPr="00E94314" w:rsidRDefault="00CA45C6" w:rsidP="00CA45C6">
      <w:pPr>
        <w:ind w:firstLine="720"/>
        <w:rPr>
          <w:rFonts w:ascii="Arial" w:hAnsi="Arial" w:cs="Arial"/>
          <w:sz w:val="22"/>
          <w:szCs w:val="22"/>
        </w:rPr>
      </w:pPr>
      <w:r w:rsidRPr="00E94314">
        <w:rPr>
          <w:rFonts w:ascii="Arial" w:hAnsi="Arial" w:cs="Arial"/>
          <w:b/>
          <w:sz w:val="22"/>
          <w:szCs w:val="22"/>
        </w:rPr>
        <w:t xml:space="preserve">M. </w:t>
      </w:r>
      <w:proofErr w:type="spellStart"/>
      <w:r w:rsidRPr="00E94314">
        <w:rPr>
          <w:rFonts w:ascii="Arial" w:hAnsi="Arial" w:cs="Arial"/>
          <w:b/>
          <w:sz w:val="22"/>
          <w:szCs w:val="22"/>
        </w:rPr>
        <w:t>Staton</w:t>
      </w:r>
      <w:proofErr w:type="spellEnd"/>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proofErr w:type="spellStart"/>
      <w:r w:rsidRPr="00DD7520">
        <w:rPr>
          <w:rFonts w:ascii="Arial" w:hAnsi="Arial" w:cs="Arial"/>
          <w:i/>
          <w:sz w:val="22"/>
          <w:szCs w:val="22"/>
        </w:rPr>
        <w:t>Tripal</w:t>
      </w:r>
      <w:proofErr w:type="spellEnd"/>
      <w:r w:rsidRPr="00DD7520">
        <w:rPr>
          <w:rFonts w:ascii="Arial" w:hAnsi="Arial" w:cs="Arial"/>
          <w:i/>
          <w:sz w:val="22"/>
          <w:szCs w:val="22"/>
        </w:rPr>
        <w:t xml:space="preserve">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commentRangeStart w:id="691"/>
      <w:r w:rsidRPr="00E94314">
        <w:rPr>
          <w:rFonts w:ascii="Arial" w:hAnsi="Arial" w:cs="Arial"/>
          <w:sz w:val="22"/>
          <w:szCs w:val="22"/>
        </w:rPr>
        <w:t xml:space="preserve">Watts and </w:t>
      </w:r>
      <w:proofErr w:type="spellStart"/>
      <w:r w:rsidRPr="00E94314">
        <w:rPr>
          <w:rFonts w:ascii="Arial" w:hAnsi="Arial" w:cs="Arial"/>
          <w:sz w:val="22"/>
          <w:szCs w:val="22"/>
        </w:rPr>
        <w:t>Feltus</w:t>
      </w:r>
      <w:proofErr w:type="spellEnd"/>
      <w:r w:rsidRPr="00E94314">
        <w:rPr>
          <w:rFonts w:ascii="Arial" w:hAnsi="Arial" w:cs="Arial"/>
          <w:sz w:val="22"/>
          <w:szCs w:val="22"/>
        </w:rPr>
        <w:t xml:space="preserve">, 2016.; </w:t>
      </w:r>
      <w:proofErr w:type="spellStart"/>
      <w:r w:rsidRPr="00E94314">
        <w:rPr>
          <w:rFonts w:ascii="Arial" w:hAnsi="Arial" w:cs="Arial"/>
          <w:sz w:val="22"/>
          <w:szCs w:val="22"/>
        </w:rPr>
        <w:t>Wytko</w:t>
      </w:r>
      <w:proofErr w:type="spellEnd"/>
      <w:r w:rsidRPr="00E94314">
        <w:rPr>
          <w:rFonts w:ascii="Arial" w:hAnsi="Arial" w:cs="Arial"/>
          <w:sz w:val="22"/>
          <w:szCs w:val="22"/>
        </w:rPr>
        <w:t xml:space="preserve"> et al., 2016 (Accepted); Mills et al., 2016 (Accepted). Software products: BDSS v1.0.1b2 </w:t>
      </w:r>
      <w:proofErr w:type="gramStart"/>
      <w:r w:rsidRPr="00E94314">
        <w:rPr>
          <w:rFonts w:ascii="Arial" w:hAnsi="Arial" w:cs="Arial"/>
          <w:sz w:val="22"/>
          <w:szCs w:val="22"/>
        </w:rPr>
        <w:t>( GitHub</w:t>
      </w:r>
      <w:proofErr w:type="gramEnd"/>
      <w:r w:rsidRPr="00E94314">
        <w:rPr>
          <w:rFonts w:ascii="Arial" w:hAnsi="Arial" w:cs="Arial"/>
          <w:sz w:val="22"/>
          <w:szCs w:val="22"/>
        </w:rPr>
        <w:t xml:space="preserve">, user </w:t>
      </w:r>
      <w:proofErr w:type="spellStart"/>
      <w:r w:rsidRPr="00E94314">
        <w:rPr>
          <w:rFonts w:ascii="Arial" w:hAnsi="Arial" w:cs="Arial"/>
          <w:sz w:val="22"/>
          <w:szCs w:val="22"/>
        </w:rPr>
        <w:t>feltus</w:t>
      </w:r>
      <w:proofErr w:type="spellEnd"/>
      <w:r w:rsidRPr="00E94314">
        <w:rPr>
          <w:rFonts w:ascii="Arial" w:hAnsi="Arial" w:cs="Arial"/>
          <w:sz w:val="22"/>
          <w:szCs w:val="22"/>
        </w:rPr>
        <w:t xml:space="preserve">, repo BDSS);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v3 alpha (GitHub, user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repo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branch 7.x-3.x); blend4php (GitHub, user </w:t>
      </w:r>
      <w:proofErr w:type="spellStart"/>
      <w:r w:rsidRPr="00E94314">
        <w:rPr>
          <w:rFonts w:ascii="Arial" w:hAnsi="Arial" w:cs="Arial"/>
          <w:sz w:val="22"/>
          <w:szCs w:val="22"/>
        </w:rPr>
        <w:t>galaxyproject</w:t>
      </w:r>
      <w:proofErr w:type="spellEnd"/>
      <w:r w:rsidRPr="00E94314">
        <w:rPr>
          <w:rFonts w:ascii="Arial" w:hAnsi="Arial" w:cs="Arial"/>
          <w:sz w:val="22"/>
          <w:szCs w:val="22"/>
        </w:rPr>
        <w:t xml:space="preserve">, repo blend4php); Docker Images with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and Galaxy. (GitHub, user MingChen0919, repo </w:t>
      </w:r>
      <w:proofErr w:type="spellStart"/>
      <w:r w:rsidRPr="00E94314">
        <w:rPr>
          <w:rFonts w:ascii="Arial" w:hAnsi="Arial" w:cs="Arial"/>
          <w:sz w:val="22"/>
          <w:szCs w:val="22"/>
        </w:rPr>
        <w:t>docker</w:t>
      </w:r>
      <w:proofErr w:type="spellEnd"/>
      <w:r w:rsidRPr="00E94314">
        <w:rPr>
          <w:rFonts w:ascii="Arial" w:hAnsi="Arial" w:cs="Arial"/>
          <w:sz w:val="22"/>
          <w:szCs w:val="22"/>
        </w:rPr>
        <w:t>-</w:t>
      </w:r>
      <w:proofErr w:type="spellStart"/>
      <w:r w:rsidRPr="00E94314">
        <w:rPr>
          <w:rFonts w:ascii="Arial" w:hAnsi="Arial" w:cs="Arial"/>
          <w:sz w:val="22"/>
          <w:szCs w:val="22"/>
        </w:rPr>
        <w:t>tripal</w:t>
      </w:r>
      <w:proofErr w:type="spellEnd"/>
      <w:r w:rsidRPr="00E94314">
        <w:rPr>
          <w:rFonts w:ascii="Arial" w:hAnsi="Arial" w:cs="Arial"/>
          <w:sz w:val="22"/>
          <w:szCs w:val="22"/>
        </w:rPr>
        <w:t xml:space="preserve">-centos); NGS data Galaxy workflows (GitHub, user </w:t>
      </w:r>
      <w:proofErr w:type="spellStart"/>
      <w:r w:rsidRPr="00E94314">
        <w:rPr>
          <w:rFonts w:ascii="Arial" w:hAnsi="Arial" w:cs="Arial"/>
          <w:sz w:val="22"/>
          <w:szCs w:val="22"/>
        </w:rPr>
        <w:t>statonlab</w:t>
      </w:r>
      <w:proofErr w:type="spellEnd"/>
      <w:r w:rsidRPr="00E94314">
        <w:rPr>
          <w:rFonts w:ascii="Arial" w:hAnsi="Arial" w:cs="Arial"/>
          <w:sz w:val="22"/>
          <w:szCs w:val="22"/>
        </w:rPr>
        <w:t xml:space="preserve">, repo </w:t>
      </w:r>
      <w:proofErr w:type="spellStart"/>
      <w:r w:rsidRPr="00E94314">
        <w:rPr>
          <w:rFonts w:ascii="Arial" w:hAnsi="Arial" w:cs="Arial"/>
          <w:sz w:val="22"/>
          <w:szCs w:val="22"/>
        </w:rPr>
        <w:t>dibbs</w:t>
      </w:r>
      <w:proofErr w:type="spellEnd"/>
      <w:r w:rsidRPr="00E94314">
        <w:rPr>
          <w:rFonts w:ascii="Arial" w:hAnsi="Arial" w:cs="Arial"/>
          <w:sz w:val="22"/>
          <w:szCs w:val="22"/>
        </w:rPr>
        <w:t>)</w:t>
      </w:r>
      <w:commentRangeEnd w:id="691"/>
      <w:r w:rsidR="00E94314">
        <w:rPr>
          <w:rStyle w:val="CommentReference"/>
        </w:rPr>
        <w:commentReference w:id="691"/>
      </w:r>
    </w:p>
    <w:p w14:paraId="07876D07" w14:textId="2FE2523A" w:rsidR="00964FB4" w:rsidRPr="00650BEC" w:rsidRDefault="00CA45C6">
      <w:pPr>
        <w:rPr>
          <w:rFonts w:ascii="Arial" w:hAnsi="Arial" w:cs="Arial"/>
          <w:b/>
          <w:sz w:val="22"/>
          <w:szCs w:val="22"/>
        </w:rPr>
      </w:pPr>
      <w:r w:rsidRPr="00E94314">
        <w:rPr>
          <w:rFonts w:ascii="Arial" w:hAnsi="Arial" w:cs="Arial"/>
          <w:b/>
          <w:sz w:val="22"/>
          <w:szCs w:val="22"/>
        </w:rPr>
        <w:tab/>
        <w:t xml:space="preserve">C. </w:t>
      </w:r>
      <w:proofErr w:type="spellStart"/>
      <w:r w:rsidRPr="00E94314">
        <w:rPr>
          <w:rFonts w:ascii="Arial" w:hAnsi="Arial" w:cs="Arial"/>
          <w:b/>
          <w:sz w:val="22"/>
          <w:szCs w:val="22"/>
        </w:rPr>
        <w:t>Kwit</w:t>
      </w:r>
      <w:proofErr w:type="spellEnd"/>
      <w:r w:rsidRPr="00E94314">
        <w:rPr>
          <w:rFonts w:ascii="Arial" w:hAnsi="Arial" w:cs="Arial"/>
          <w:b/>
          <w:sz w:val="22"/>
          <w:szCs w:val="22"/>
        </w:rPr>
        <w:t xml:space="preserve"> </w:t>
      </w:r>
      <w:r w:rsidR="00E94314">
        <w:rPr>
          <w:rFonts w:ascii="Arial" w:hAnsi="Arial" w:cs="Arial"/>
          <w:sz w:val="22"/>
          <w:szCs w:val="22"/>
        </w:rPr>
        <w:t>has</w:t>
      </w:r>
      <w:r w:rsidR="00E94314" w:rsidRPr="00E94314">
        <w:rPr>
          <w:rFonts w:ascii="Arial" w:hAnsi="Arial" w:cs="Arial"/>
          <w:sz w:val="22"/>
          <w:szCs w:val="22"/>
        </w:rPr>
        <w:t xml:space="preserve"> </w:t>
      </w:r>
      <w:r w:rsidRPr="00E94314">
        <w:rPr>
          <w:rFonts w:ascii="Arial" w:hAnsi="Arial" w:cs="Arial"/>
          <w:sz w:val="22"/>
          <w:szCs w:val="22"/>
        </w:rPr>
        <w:t xml:space="preserve">not </w:t>
      </w:r>
      <w:r w:rsidR="00E94314">
        <w:rPr>
          <w:rFonts w:ascii="Arial" w:hAnsi="Arial" w:cs="Arial"/>
          <w:sz w:val="22"/>
          <w:szCs w:val="22"/>
        </w:rPr>
        <w:t>had</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lastRenderedPageBreak/>
        <w:t>References</w:t>
      </w:r>
    </w:p>
    <w:p w14:paraId="63B3B29D" w14:textId="77777777" w:rsidR="005C1C50" w:rsidRPr="00650BEC" w:rsidRDefault="005C1C50">
      <w:pPr>
        <w:contextualSpacing/>
        <w:rPr>
          <w:rFonts w:ascii="Arial" w:hAnsi="Arial" w:cs="Arial"/>
          <w:b/>
          <w:sz w:val="22"/>
          <w:szCs w:val="22"/>
        </w:rPr>
      </w:pPr>
    </w:p>
    <w:p w14:paraId="7B6C9659" w14:textId="77777777" w:rsidR="00F225F4" w:rsidRPr="00F225F4" w:rsidRDefault="00964FB4" w:rsidP="00F225F4">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F225F4" w:rsidRPr="00F225F4">
        <w:rPr>
          <w:noProof/>
        </w:rPr>
        <w:t xml:space="preserve">Agnarsson, I., and M. Kuntner. 2007. Taxonomy in a changing world: Seeking solutions for a science in crisis. Systematic Biology </w:t>
      </w:r>
      <w:r w:rsidR="00F225F4" w:rsidRPr="00F225F4">
        <w:rPr>
          <w:b/>
          <w:noProof/>
        </w:rPr>
        <w:t>56</w:t>
      </w:r>
      <w:r w:rsidR="00F225F4" w:rsidRPr="00F225F4">
        <w:rPr>
          <w:noProof/>
        </w:rPr>
        <w:t>:531-539.</w:t>
      </w:r>
    </w:p>
    <w:p w14:paraId="42B129E4" w14:textId="77777777" w:rsidR="00F225F4" w:rsidRPr="00F225F4" w:rsidRDefault="00F225F4" w:rsidP="00F225F4">
      <w:pPr>
        <w:pStyle w:val="EndNoteBibliography"/>
        <w:ind w:left="720" w:hanging="720"/>
        <w:rPr>
          <w:noProof/>
        </w:rPr>
      </w:pPr>
      <w:r w:rsidRPr="00F225F4">
        <w:rPr>
          <w:noProof/>
        </w:rPr>
        <w:t xml:space="preserve">Blickley, J. L., K. Deiner, K. Garbach, I. Lacher, M. H. Meek, L. M. Porensky, M. L. Wilkerson, E. M. Winford, and M. W. Schwartz. 2013. Graduate student's guide to necessary skills for nonacademic conservation careers. Conservation Biology </w:t>
      </w:r>
      <w:r w:rsidRPr="00F225F4">
        <w:rPr>
          <w:b/>
          <w:noProof/>
        </w:rPr>
        <w:t>27</w:t>
      </w:r>
      <w:r w:rsidRPr="00F225F4">
        <w:rPr>
          <w:noProof/>
        </w:rPr>
        <w:t>:24-34.</w:t>
      </w:r>
    </w:p>
    <w:p w14:paraId="35E34EC7" w14:textId="77777777" w:rsidR="00F225F4" w:rsidRPr="00F225F4" w:rsidRDefault="00F225F4" w:rsidP="00F225F4">
      <w:pPr>
        <w:pStyle w:val="EndNoteBibliography"/>
        <w:ind w:left="720" w:hanging="720"/>
        <w:rPr>
          <w:noProof/>
        </w:rPr>
      </w:pPr>
      <w:r w:rsidRPr="00F225F4">
        <w:rPr>
          <w:noProof/>
        </w:rPr>
        <w:t xml:space="preserve">Editors. 2014. Editorial: There is life after academia. Nature </w:t>
      </w:r>
      <w:r w:rsidRPr="00F225F4">
        <w:rPr>
          <w:b/>
          <w:noProof/>
        </w:rPr>
        <w:t>513</w:t>
      </w:r>
      <w:r w:rsidRPr="00F225F4">
        <w:rPr>
          <w:noProof/>
        </w:rPr>
        <w:t>:5.</w:t>
      </w:r>
    </w:p>
    <w:p w14:paraId="008B0956" w14:textId="77777777" w:rsidR="00F225F4" w:rsidRPr="00F225F4" w:rsidRDefault="00F225F4" w:rsidP="00F225F4">
      <w:pPr>
        <w:pStyle w:val="EndNoteBibliography"/>
        <w:ind w:left="720" w:hanging="720"/>
        <w:rPr>
          <w:noProof/>
        </w:rPr>
      </w:pPr>
      <w:r w:rsidRPr="00F225F4">
        <w:rPr>
          <w:noProof/>
        </w:rPr>
        <w:t>Jackson, N. D., B. C. Carstens, A. E. Morales, and B. C. O'Meara. 2016. Species Delimitation with Gene Flow. Systematic Biology:syw117.</w:t>
      </w:r>
    </w:p>
    <w:p w14:paraId="3123AAB0" w14:textId="77777777" w:rsidR="00F225F4" w:rsidRPr="00F225F4" w:rsidRDefault="00F225F4" w:rsidP="00F225F4">
      <w:pPr>
        <w:pStyle w:val="EndNoteBibliography"/>
        <w:ind w:left="720" w:hanging="720"/>
        <w:rPr>
          <w:noProof/>
        </w:rPr>
      </w:pPr>
      <w:r w:rsidRPr="00F225F4">
        <w:rPr>
          <w:noProof/>
        </w:rPr>
        <w:t xml:space="preserve">McLaughlin, J. S., and D. K. Johnson. 2006. Assessing the Field Course Experiential Learning Model: Transforming Collegiate Short-Term Study Abroad Experiences into Rich Learning Environments. Frontiers: The Interdisciplinary Journal of Study Abroad </w:t>
      </w:r>
      <w:r w:rsidRPr="00F225F4">
        <w:rPr>
          <w:b/>
          <w:noProof/>
        </w:rPr>
        <w:t>13</w:t>
      </w:r>
      <w:r w:rsidRPr="00F225F4">
        <w:rPr>
          <w:noProof/>
        </w:rPr>
        <w:t>:65-85.</w:t>
      </w:r>
    </w:p>
    <w:p w14:paraId="53C61117" w14:textId="77777777" w:rsidR="00F225F4" w:rsidRPr="00F225F4" w:rsidRDefault="00F225F4" w:rsidP="00F225F4">
      <w:pPr>
        <w:pStyle w:val="EndNoteBibliography"/>
        <w:ind w:left="720" w:hanging="720"/>
        <w:rPr>
          <w:noProof/>
        </w:rPr>
      </w:pPr>
      <w:r w:rsidRPr="00F225F4">
        <w:rPr>
          <w:noProof/>
        </w:rPr>
        <w:t>Morales, A. E., N. D. Jackson, T. A. Dewey, B. C. O’Meara, and B. C. Carstens. 2016. Speciation with gene flow in North American Myotis bats. Systematic Biology:syw100.</w:t>
      </w:r>
    </w:p>
    <w:p w14:paraId="288C342B" w14:textId="77777777" w:rsidR="00F225F4" w:rsidRPr="00F225F4" w:rsidRDefault="00F225F4" w:rsidP="00F225F4">
      <w:pPr>
        <w:pStyle w:val="EndNoteBibliography"/>
        <w:ind w:left="720" w:hanging="720"/>
        <w:rPr>
          <w:noProof/>
        </w:rPr>
      </w:pPr>
      <w:r w:rsidRPr="00F225F4">
        <w:rPr>
          <w:noProof/>
        </w:rPr>
        <w:t xml:space="preserve">Niemiller, M. L., T. J. Near, and B. M. Fitzpatrick. 2011. Delimiting species using multilocus data: diagnosing cryptic diversity in the southern cavefish Typhlichthys subterraneus (Teleostei: Amblyopsidae). Evolution </w:t>
      </w:r>
      <w:r w:rsidRPr="00F225F4">
        <w:rPr>
          <w:b/>
          <w:noProof/>
        </w:rPr>
        <w:t>Accepted pending minor revisions</w:t>
      </w:r>
      <w:r w:rsidRPr="00F225F4">
        <w:rPr>
          <w:noProof/>
        </w:rPr>
        <w:t>.</w:t>
      </w:r>
    </w:p>
    <w:p w14:paraId="6FC1D5CF" w14:textId="77777777" w:rsidR="00F225F4" w:rsidRPr="00F225F4" w:rsidRDefault="00F225F4" w:rsidP="00F225F4">
      <w:pPr>
        <w:pStyle w:val="EndNoteBibliography"/>
        <w:ind w:left="720" w:hanging="720"/>
        <w:rPr>
          <w:noProof/>
        </w:rPr>
      </w:pPr>
      <w:r w:rsidRPr="00F225F4">
        <w:rPr>
          <w:noProof/>
        </w:rPr>
        <w:t xml:space="preserve">O'Meara, B. C. 2010. New Heuristic Methods for Joint Species Delimitation and Species Tree Inference. Systematic Biology </w:t>
      </w:r>
      <w:r w:rsidRPr="00F225F4">
        <w:rPr>
          <w:b/>
          <w:noProof/>
        </w:rPr>
        <w:t>59</w:t>
      </w:r>
      <w:r w:rsidRPr="00F225F4">
        <w:rPr>
          <w:noProof/>
        </w:rPr>
        <w:t>:59-73.</w:t>
      </w:r>
    </w:p>
    <w:p w14:paraId="33AE9753" w14:textId="77777777" w:rsidR="00F225F4" w:rsidRPr="00F225F4" w:rsidRDefault="00F225F4" w:rsidP="00F225F4">
      <w:pPr>
        <w:pStyle w:val="EndNoteBibliography"/>
        <w:ind w:left="720" w:hanging="720"/>
        <w:rPr>
          <w:noProof/>
        </w:rPr>
      </w:pPr>
      <w:r w:rsidRPr="00F225F4">
        <w:rPr>
          <w:noProof/>
        </w:rPr>
        <w:t xml:space="preserve">Paini, D. R., A. W. Sheppard, D. C. Cook, P. J. De Barro, S. P. Worner, and M. B. Thomas. 2016. Global threat to agriculture from invasive species. Proceedings of the National Academy of Sciences </w:t>
      </w:r>
      <w:r w:rsidRPr="00F225F4">
        <w:rPr>
          <w:b/>
          <w:noProof/>
        </w:rPr>
        <w:t>113</w:t>
      </w:r>
      <w:r w:rsidRPr="00F225F4">
        <w:rPr>
          <w:noProof/>
        </w:rPr>
        <w:t>:7575-7579.</w:t>
      </w:r>
    </w:p>
    <w:p w14:paraId="57EDCBAA" w14:textId="77777777" w:rsidR="00F225F4" w:rsidRPr="00F225F4" w:rsidRDefault="00F225F4" w:rsidP="00F225F4">
      <w:pPr>
        <w:pStyle w:val="EndNoteBibliography"/>
        <w:ind w:left="720" w:hanging="720"/>
        <w:rPr>
          <w:noProof/>
        </w:rPr>
      </w:pPr>
      <w:r w:rsidRPr="00F225F4">
        <w:rPr>
          <w:noProof/>
        </w:rPr>
        <w:t xml:space="preserve">Tewksbury, J. j., J. G. T. Anderson, J. D. Bakker, T. J. Billo, P. W. Dunwiddie, M. J. Groom, S. E. Hampton, S. G. Herman, D. J. Levey, N. J. Machnicki, C. M. del Rio, M. E. Power, K. Rowell, A. K. Salomon, L. Stacey, S. C. Trombulak, and T. A. Wheeler. 2014. Natural History's Place in Science and Society. BioScience </w:t>
      </w:r>
      <w:r w:rsidRPr="00F225F4">
        <w:rPr>
          <w:b/>
          <w:noProof/>
        </w:rPr>
        <w:t>64</w:t>
      </w:r>
      <w:r w:rsidRPr="00F225F4">
        <w:rPr>
          <w:noProof/>
        </w:rPr>
        <w:t>:300-310.</w:t>
      </w:r>
    </w:p>
    <w:p w14:paraId="7E794360" w14:textId="57AB0BBA"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0EA46003" w14:textId="77777777" w:rsidR="00F54773" w:rsidRDefault="00F54773">
      <w:pPr>
        <w:contextualSpacing/>
        <w:rPr>
          <w:rFonts w:ascii="Arial" w:hAnsi="Arial" w:cs="Arial"/>
          <w:b/>
          <w:sz w:val="22"/>
          <w:szCs w:val="22"/>
        </w:rPr>
      </w:pPr>
    </w:p>
    <w:p w14:paraId="530413C1" w14:textId="77777777" w:rsidR="00F54773" w:rsidRDefault="00F54773">
      <w:pPr>
        <w:contextualSpacing/>
        <w:rPr>
          <w:rFonts w:ascii="Arial" w:hAnsi="Arial" w:cs="Arial"/>
          <w:b/>
          <w:sz w:val="22"/>
          <w:szCs w:val="22"/>
        </w:rPr>
      </w:pPr>
    </w:p>
    <w:p w14:paraId="5E76A396" w14:textId="46761305" w:rsidR="00F54773" w:rsidRDefault="00F54773">
      <w:pPr>
        <w:contextualSpacing/>
        <w:rPr>
          <w:rFonts w:ascii="Arial" w:hAnsi="Arial" w:cs="Arial"/>
          <w:b/>
          <w:sz w:val="22"/>
          <w:szCs w:val="22"/>
        </w:rPr>
      </w:pPr>
      <w:r>
        <w:rPr>
          <w:rFonts w:ascii="Arial" w:hAnsi="Arial" w:cs="Arial"/>
          <w:b/>
          <w:sz w:val="22"/>
          <w:szCs w:val="22"/>
        </w:rPr>
        <w:t>Evaluation citation:</w:t>
      </w:r>
    </w:p>
    <w:p w14:paraId="3AC484C7" w14:textId="77777777" w:rsidR="00F54773" w:rsidRPr="00F54773" w:rsidRDefault="00F54773" w:rsidP="00F54773">
      <w:pPr>
        <w:contextualSpacing/>
        <w:rPr>
          <w:rFonts w:ascii="Arial" w:hAnsi="Arial" w:cs="Arial"/>
          <w:sz w:val="22"/>
          <w:szCs w:val="22"/>
        </w:rPr>
      </w:pPr>
      <w:r w:rsidRPr="00F54773">
        <w:rPr>
          <w:rFonts w:ascii="Arial" w:hAnsi="Arial" w:cs="Arial"/>
          <w:sz w:val="22"/>
          <w:szCs w:val="22"/>
        </w:rPr>
        <w:t xml:space="preserve">Rossi, P.H., </w:t>
      </w:r>
      <w:proofErr w:type="spellStart"/>
      <w:r w:rsidRPr="00F54773">
        <w:rPr>
          <w:rFonts w:ascii="Arial" w:hAnsi="Arial" w:cs="Arial"/>
          <w:sz w:val="22"/>
          <w:szCs w:val="22"/>
        </w:rPr>
        <w:t>Lipsey</w:t>
      </w:r>
      <w:proofErr w:type="spellEnd"/>
      <w:r w:rsidRPr="00F54773">
        <w:rPr>
          <w:rFonts w:ascii="Arial" w:hAnsi="Arial" w:cs="Arial"/>
          <w:sz w:val="22"/>
          <w:szCs w:val="22"/>
        </w:rPr>
        <w:t>, M.W., &amp; Freeman, H.E. (2004). Evaluation: A systematic approach. Thousand Oaks, CA: Sage.</w:t>
      </w:r>
    </w:p>
    <w:p w14:paraId="20269798" w14:textId="77777777" w:rsidR="00F54773" w:rsidRPr="00F54773" w:rsidRDefault="00F54773" w:rsidP="00F54773">
      <w:pPr>
        <w:contextualSpacing/>
        <w:rPr>
          <w:rFonts w:ascii="Arial" w:hAnsi="Arial" w:cs="Arial"/>
          <w:sz w:val="22"/>
          <w:szCs w:val="22"/>
        </w:rPr>
      </w:pPr>
    </w:p>
    <w:p w14:paraId="145CC81F" w14:textId="42E925DD" w:rsidR="00F54773" w:rsidRDefault="00960928">
      <w:pPr>
        <w:contextualSpacing/>
        <w:rPr>
          <w:rFonts w:ascii="Arial" w:hAnsi="Arial" w:cs="Arial"/>
          <w:b/>
          <w:sz w:val="22"/>
          <w:szCs w:val="22"/>
        </w:rPr>
      </w:pPr>
      <w:r>
        <w:rPr>
          <w:rFonts w:ascii="Arial" w:hAnsi="Arial" w:cs="Arial"/>
          <w:b/>
          <w:sz w:val="22"/>
          <w:szCs w:val="22"/>
        </w:rPr>
        <w:t>Moulton’s Prior NSF citations:</w:t>
      </w:r>
    </w:p>
    <w:p w14:paraId="628A3CB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BOOKS (2)</w:t>
      </w:r>
    </w:p>
    <w:p w14:paraId="6C4916C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2011. "Way cool Mountain Midges". Editor(s): J. Li &amp; M. Barbour. Wading for Bugs: Exploring Streams with the Experts. Oregon State University Press, Corvallis.</w:t>
      </w:r>
    </w:p>
    <w:p w14:paraId="4AFB63ED" w14:textId="77777777" w:rsidR="00960928" w:rsidRPr="00394FB2" w:rsidRDefault="00960928" w:rsidP="00960928">
      <w:pPr>
        <w:ind w:left="720" w:hanging="720"/>
        <w:contextualSpacing/>
        <w:rPr>
          <w:rFonts w:ascii="Arial" w:hAnsi="Arial" w:cs="Arial"/>
          <w:sz w:val="22"/>
          <w:szCs w:val="22"/>
        </w:rPr>
      </w:pPr>
      <w:proofErr w:type="spellStart"/>
      <w:r w:rsidRPr="00394FB2">
        <w:rPr>
          <w:rFonts w:ascii="Arial" w:hAnsi="Arial" w:cs="Arial"/>
          <w:sz w:val="22"/>
          <w:szCs w:val="22"/>
        </w:rPr>
        <w:t>Gullan</w:t>
      </w:r>
      <w:proofErr w:type="spellEnd"/>
      <w:r w:rsidRPr="00394FB2">
        <w:rPr>
          <w:rFonts w:ascii="Arial" w:hAnsi="Arial" w:cs="Arial"/>
          <w:sz w:val="22"/>
          <w:szCs w:val="22"/>
        </w:rPr>
        <w:t>, P.J. &amp; P. S. Cranston (2014). The Insects: An Outline of Entomology 5th. Wiley-Blackwell. ISBN: 978-1-118-84615-5.</w:t>
      </w:r>
    </w:p>
    <w:p w14:paraId="2935455A" w14:textId="77777777" w:rsidR="00960928" w:rsidRPr="00394FB2" w:rsidRDefault="00960928" w:rsidP="00960928">
      <w:pPr>
        <w:ind w:left="720" w:hanging="720"/>
        <w:contextualSpacing/>
        <w:rPr>
          <w:rFonts w:ascii="Arial" w:hAnsi="Arial" w:cs="Arial"/>
          <w:sz w:val="22"/>
          <w:szCs w:val="22"/>
        </w:rPr>
      </w:pPr>
    </w:p>
    <w:p w14:paraId="7BB267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 CHAPTERS (7)</w:t>
      </w:r>
    </w:p>
    <w:p w14:paraId="0643640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Courtney, G.W. &amp; P.S. Cranston. 2015. Section VIII: Phylum Arthropoda – Subphylum </w:t>
      </w:r>
      <w:proofErr w:type="spellStart"/>
      <w:r w:rsidRPr="00394FB2">
        <w:rPr>
          <w:rFonts w:ascii="Arial" w:hAnsi="Arial" w:cs="Arial"/>
          <w:sz w:val="22"/>
          <w:szCs w:val="22"/>
        </w:rPr>
        <w:t>Hexapoda</w:t>
      </w:r>
      <w:proofErr w:type="spellEnd"/>
      <w:r w:rsidRPr="00394FB2">
        <w:rPr>
          <w:rFonts w:ascii="Arial" w:hAnsi="Arial" w:cs="Arial"/>
          <w:sz w:val="22"/>
          <w:szCs w:val="22"/>
        </w:rPr>
        <w:t xml:space="preserve">. 40.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pp. 1043-1058 In J.H. Thorp, D.C. Rogers, &amp; K. </w:t>
      </w:r>
      <w:proofErr w:type="spellStart"/>
      <w:r w:rsidRPr="00394FB2">
        <w:rPr>
          <w:rFonts w:ascii="Arial" w:hAnsi="Arial" w:cs="Arial"/>
          <w:sz w:val="22"/>
          <w:szCs w:val="22"/>
        </w:rPr>
        <w:t>Tockner</w:t>
      </w:r>
      <w:proofErr w:type="spellEnd"/>
      <w:r w:rsidRPr="00394FB2">
        <w:rPr>
          <w:rFonts w:ascii="Arial" w:hAnsi="Arial" w:cs="Arial"/>
          <w:sz w:val="22"/>
          <w:szCs w:val="22"/>
        </w:rPr>
        <w:t xml:space="preserve"> (editors). Thorp and </w:t>
      </w:r>
      <w:proofErr w:type="spellStart"/>
      <w:r w:rsidRPr="00394FB2">
        <w:rPr>
          <w:rFonts w:ascii="Arial" w:hAnsi="Arial" w:cs="Arial"/>
          <w:sz w:val="22"/>
          <w:szCs w:val="22"/>
        </w:rPr>
        <w:t>Covich’s</w:t>
      </w:r>
      <w:proofErr w:type="spellEnd"/>
      <w:r w:rsidRPr="00394FB2">
        <w:rPr>
          <w:rFonts w:ascii="Arial" w:hAnsi="Arial" w:cs="Arial"/>
          <w:sz w:val="22"/>
          <w:szCs w:val="22"/>
        </w:rPr>
        <w:t xml:space="preserve"> Freshwater Invertebrates Volume I: Ecology and General Biology.</w:t>
      </w:r>
    </w:p>
    <w:p w14:paraId="62623A2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Courtney, G.W., T. Pape, J.H. Skevington &amp; B.J. Sinclair. Biodiversity of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In R.G. </w:t>
      </w:r>
      <w:proofErr w:type="spellStart"/>
      <w:r w:rsidRPr="00394FB2">
        <w:rPr>
          <w:rFonts w:ascii="Arial" w:hAnsi="Arial" w:cs="Arial"/>
          <w:sz w:val="22"/>
          <w:szCs w:val="22"/>
        </w:rPr>
        <w:t>Foottit</w:t>
      </w:r>
      <w:proofErr w:type="spellEnd"/>
      <w:r w:rsidRPr="00394FB2">
        <w:rPr>
          <w:rFonts w:ascii="Arial" w:hAnsi="Arial" w:cs="Arial"/>
          <w:sz w:val="22"/>
          <w:szCs w:val="22"/>
        </w:rPr>
        <w:t xml:space="preserve"> &amp; P.H. Adler (editors). Insect Biodiversity: Science and Society. Second Edition. John Wiley &amp; Sons, </w:t>
      </w:r>
      <w:proofErr w:type="spellStart"/>
      <w:r w:rsidRPr="00394FB2">
        <w:rPr>
          <w:rFonts w:ascii="Arial" w:hAnsi="Arial" w:cs="Arial"/>
          <w:sz w:val="22"/>
          <w:szCs w:val="22"/>
        </w:rPr>
        <w:t>Chichester</w:t>
      </w:r>
      <w:proofErr w:type="spellEnd"/>
      <w:r w:rsidRPr="00394FB2">
        <w:rPr>
          <w:rFonts w:ascii="Arial" w:hAnsi="Arial" w:cs="Arial"/>
          <w:sz w:val="22"/>
          <w:szCs w:val="22"/>
        </w:rPr>
        <w:t xml:space="preserve">, UK. [in review]. </w:t>
      </w:r>
    </w:p>
    <w:p w14:paraId="6D5F19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lastRenderedPageBreak/>
        <w:t xml:space="preserve">Courtney, G.W. 2016. 16. </w:t>
      </w:r>
      <w:proofErr w:type="spellStart"/>
      <w:r w:rsidRPr="00394FB2">
        <w:rPr>
          <w:rFonts w:ascii="Arial" w:hAnsi="Arial" w:cs="Arial"/>
          <w:sz w:val="22"/>
          <w:szCs w:val="22"/>
        </w:rPr>
        <w:t>Blephariceridae</w:t>
      </w:r>
      <w:proofErr w:type="spellEnd"/>
      <w:r w:rsidRPr="00394FB2">
        <w:rPr>
          <w:rFonts w:ascii="Arial" w:hAnsi="Arial" w:cs="Arial"/>
          <w:sz w:val="22"/>
          <w:szCs w:val="22"/>
        </w:rPr>
        <w:t xml:space="preserve"> (Net-winged Midges or Torrent Midges). In A. Kirk-</w:t>
      </w:r>
      <w:proofErr w:type="spellStart"/>
      <w:r w:rsidRPr="00394FB2">
        <w:rPr>
          <w:rFonts w:ascii="Arial" w:hAnsi="Arial" w:cs="Arial"/>
          <w:sz w:val="22"/>
          <w:szCs w:val="22"/>
        </w:rPr>
        <w:t>Spriggs</w:t>
      </w:r>
      <w:proofErr w:type="spellEnd"/>
      <w:r w:rsidRPr="00394FB2">
        <w:rPr>
          <w:rFonts w:ascii="Arial" w:hAnsi="Arial" w:cs="Arial"/>
          <w:sz w:val="22"/>
          <w:szCs w:val="22"/>
        </w:rPr>
        <w:t xml:space="preserve"> &amp; B. Sinclair (editors). Manual of Afrotropical </w:t>
      </w:r>
      <w:proofErr w:type="spellStart"/>
      <w:r w:rsidRPr="00394FB2">
        <w:rPr>
          <w:rFonts w:ascii="Arial" w:hAnsi="Arial" w:cs="Arial"/>
          <w:sz w:val="22"/>
          <w:szCs w:val="22"/>
        </w:rPr>
        <w:t>Diptera</w:t>
      </w:r>
      <w:proofErr w:type="spellEnd"/>
      <w:r w:rsidRPr="00394FB2">
        <w:rPr>
          <w:rFonts w:ascii="Arial" w:hAnsi="Arial" w:cs="Arial"/>
          <w:sz w:val="22"/>
          <w:szCs w:val="22"/>
        </w:rPr>
        <w:t>. South African National Biodiversity Institute. Pretoria, South Africa.</w:t>
      </w:r>
    </w:p>
    <w:p w14:paraId="746BE48A" w14:textId="77777777" w:rsidR="00960928" w:rsidRPr="00394FB2" w:rsidRDefault="00960928" w:rsidP="00960928">
      <w:pPr>
        <w:ind w:left="720" w:hanging="720"/>
        <w:contextualSpacing/>
        <w:rPr>
          <w:rFonts w:ascii="Arial" w:hAnsi="Arial" w:cs="Arial"/>
          <w:sz w:val="22"/>
          <w:szCs w:val="22"/>
        </w:rPr>
      </w:pPr>
      <w:proofErr w:type="spellStart"/>
      <w:r w:rsidRPr="00394FB2">
        <w:rPr>
          <w:rFonts w:ascii="Arial" w:hAnsi="Arial" w:cs="Arial"/>
          <w:sz w:val="22"/>
          <w:szCs w:val="22"/>
        </w:rPr>
        <w:t>Fasbender</w:t>
      </w:r>
      <w:proofErr w:type="spellEnd"/>
      <w:r w:rsidRPr="00394FB2">
        <w:rPr>
          <w:rFonts w:ascii="Arial" w:hAnsi="Arial" w:cs="Arial"/>
          <w:sz w:val="22"/>
          <w:szCs w:val="22"/>
        </w:rPr>
        <w:t xml:space="preserve">, A.  2016. 27. </w:t>
      </w:r>
      <w:proofErr w:type="spellStart"/>
      <w:r w:rsidRPr="00394FB2">
        <w:rPr>
          <w:rFonts w:ascii="Arial" w:hAnsi="Arial" w:cs="Arial"/>
          <w:sz w:val="22"/>
          <w:szCs w:val="22"/>
        </w:rPr>
        <w:t>Ptychopteridae</w:t>
      </w:r>
      <w:proofErr w:type="spellEnd"/>
      <w:r w:rsidRPr="00394FB2">
        <w:rPr>
          <w:rFonts w:ascii="Arial" w:hAnsi="Arial" w:cs="Arial"/>
          <w:sz w:val="22"/>
          <w:szCs w:val="22"/>
        </w:rPr>
        <w:t xml:space="preserve"> (Phantom Crane Flies or Fold-winged Crane Flies). In A. Kirk-</w:t>
      </w:r>
      <w:proofErr w:type="spellStart"/>
      <w:r w:rsidRPr="00394FB2">
        <w:rPr>
          <w:rFonts w:ascii="Arial" w:hAnsi="Arial" w:cs="Arial"/>
          <w:sz w:val="22"/>
          <w:szCs w:val="22"/>
        </w:rPr>
        <w:t>Spriggs</w:t>
      </w:r>
      <w:proofErr w:type="spellEnd"/>
      <w:r w:rsidRPr="00394FB2">
        <w:rPr>
          <w:rFonts w:ascii="Arial" w:hAnsi="Arial" w:cs="Arial"/>
          <w:sz w:val="22"/>
          <w:szCs w:val="22"/>
        </w:rPr>
        <w:t xml:space="preserve"> &amp; B. Sinclair (editors). Manual of Afrotropical </w:t>
      </w:r>
      <w:proofErr w:type="spellStart"/>
      <w:r w:rsidRPr="00394FB2">
        <w:rPr>
          <w:rFonts w:ascii="Arial" w:hAnsi="Arial" w:cs="Arial"/>
          <w:sz w:val="22"/>
          <w:szCs w:val="22"/>
        </w:rPr>
        <w:t>Diptera</w:t>
      </w:r>
      <w:proofErr w:type="spellEnd"/>
      <w:r w:rsidRPr="00394FB2">
        <w:rPr>
          <w:rFonts w:ascii="Arial" w:hAnsi="Arial" w:cs="Arial"/>
          <w:sz w:val="22"/>
          <w:szCs w:val="22"/>
        </w:rPr>
        <w:t>.  South African National Biodiversity Institute.</w:t>
      </w:r>
    </w:p>
    <w:p w14:paraId="6A2B83D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Madriz, R.I. (2015). 15. </w:t>
      </w:r>
      <w:proofErr w:type="spellStart"/>
      <w:r w:rsidRPr="00394FB2">
        <w:rPr>
          <w:rFonts w:ascii="Arial" w:hAnsi="Arial" w:cs="Arial"/>
          <w:sz w:val="22"/>
          <w:szCs w:val="22"/>
        </w:rPr>
        <w:t>Tanyderidae</w:t>
      </w:r>
      <w:proofErr w:type="spellEnd"/>
      <w:r w:rsidRPr="00394FB2">
        <w:rPr>
          <w:rFonts w:ascii="Arial" w:hAnsi="Arial" w:cs="Arial"/>
          <w:sz w:val="22"/>
          <w:szCs w:val="22"/>
        </w:rPr>
        <w:t xml:space="preserve"> (Primitive Crane Flies). In A. H. Kirk-</w:t>
      </w:r>
      <w:proofErr w:type="spellStart"/>
      <w:r w:rsidRPr="00394FB2">
        <w:rPr>
          <w:rFonts w:ascii="Arial" w:hAnsi="Arial" w:cs="Arial"/>
          <w:sz w:val="22"/>
          <w:szCs w:val="22"/>
        </w:rPr>
        <w:t>Spriggs</w:t>
      </w:r>
      <w:proofErr w:type="spellEnd"/>
      <w:r w:rsidRPr="00394FB2">
        <w:rPr>
          <w:rFonts w:ascii="Arial" w:hAnsi="Arial" w:cs="Arial"/>
          <w:sz w:val="22"/>
          <w:szCs w:val="22"/>
        </w:rPr>
        <w:t xml:space="preserve"> and B. J. Sinclair (editors).  Manual of Afrotropical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South African National Biodiversity Institute.  Pretoria, South Africa. </w:t>
      </w:r>
    </w:p>
    <w:p w14:paraId="226D6C6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Marshall, S.A. &amp; G.W. Courtney. 2015. </w:t>
      </w:r>
      <w:proofErr w:type="spellStart"/>
      <w:r w:rsidRPr="00394FB2">
        <w:rPr>
          <w:rFonts w:ascii="Arial" w:hAnsi="Arial" w:cs="Arial"/>
          <w:sz w:val="22"/>
          <w:szCs w:val="22"/>
        </w:rPr>
        <w:t>Diptera</w:t>
      </w:r>
      <w:proofErr w:type="spellEnd"/>
      <w:r w:rsidRPr="00394FB2">
        <w:rPr>
          <w:rFonts w:ascii="Arial" w:hAnsi="Arial" w:cs="Arial"/>
          <w:sz w:val="22"/>
          <w:szCs w:val="22"/>
        </w:rPr>
        <w:t>. In C. Griffiths (editor). Field Guide to Freshwater Life in Southern Africa.  Random House/</w:t>
      </w:r>
      <w:proofErr w:type="spellStart"/>
      <w:r w:rsidRPr="00394FB2">
        <w:rPr>
          <w:rFonts w:ascii="Arial" w:hAnsi="Arial" w:cs="Arial"/>
          <w:sz w:val="22"/>
          <w:szCs w:val="22"/>
        </w:rPr>
        <w:t>Struik</w:t>
      </w:r>
      <w:proofErr w:type="spellEnd"/>
      <w:r w:rsidRPr="00394FB2">
        <w:rPr>
          <w:rFonts w:ascii="Arial" w:hAnsi="Arial" w:cs="Arial"/>
          <w:sz w:val="22"/>
          <w:szCs w:val="22"/>
        </w:rPr>
        <w:t xml:space="preserve"> (Field Guide Series).</w:t>
      </w:r>
    </w:p>
    <w:p w14:paraId="5AE486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Sinclair, B.J. (2015). 33. </w:t>
      </w:r>
      <w:proofErr w:type="spellStart"/>
      <w:r w:rsidRPr="00394FB2">
        <w:rPr>
          <w:rFonts w:ascii="Arial" w:hAnsi="Arial" w:cs="Arial"/>
          <w:sz w:val="22"/>
          <w:szCs w:val="22"/>
        </w:rPr>
        <w:t>Thaumaleidae</w:t>
      </w:r>
      <w:proofErr w:type="spellEnd"/>
      <w:r w:rsidRPr="00394FB2">
        <w:rPr>
          <w:rFonts w:ascii="Arial" w:hAnsi="Arial" w:cs="Arial"/>
          <w:sz w:val="22"/>
          <w:szCs w:val="22"/>
        </w:rPr>
        <w:t xml:space="preserve"> (seepage midges or trickle midges). In A. H. Kirk-</w:t>
      </w:r>
      <w:proofErr w:type="spellStart"/>
      <w:r w:rsidRPr="00394FB2">
        <w:rPr>
          <w:rFonts w:ascii="Arial" w:hAnsi="Arial" w:cs="Arial"/>
          <w:sz w:val="22"/>
          <w:szCs w:val="22"/>
        </w:rPr>
        <w:t>Spriggs</w:t>
      </w:r>
      <w:proofErr w:type="spellEnd"/>
      <w:r w:rsidRPr="00394FB2">
        <w:rPr>
          <w:rFonts w:ascii="Arial" w:hAnsi="Arial" w:cs="Arial"/>
          <w:sz w:val="22"/>
          <w:szCs w:val="22"/>
        </w:rPr>
        <w:t xml:space="preserve"> &amp; B. J. Sinclair (editors).  Manual of Afrotropical </w:t>
      </w:r>
      <w:proofErr w:type="spellStart"/>
      <w:r w:rsidRPr="00394FB2">
        <w:rPr>
          <w:rFonts w:ascii="Arial" w:hAnsi="Arial" w:cs="Arial"/>
          <w:sz w:val="22"/>
          <w:szCs w:val="22"/>
        </w:rPr>
        <w:t>Diptera</w:t>
      </w:r>
      <w:proofErr w:type="spellEnd"/>
      <w:r w:rsidRPr="00394FB2">
        <w:rPr>
          <w:rFonts w:ascii="Arial" w:hAnsi="Arial" w:cs="Arial"/>
          <w:sz w:val="22"/>
          <w:szCs w:val="22"/>
        </w:rPr>
        <w:t>. South African National Biodiversity Institute.  Pretoria, South Africa.</w:t>
      </w:r>
    </w:p>
    <w:p w14:paraId="0BF8A53B" w14:textId="77777777" w:rsidR="00960928" w:rsidRPr="00394FB2" w:rsidRDefault="00960928" w:rsidP="00960928">
      <w:pPr>
        <w:ind w:left="720" w:hanging="720"/>
        <w:contextualSpacing/>
        <w:rPr>
          <w:rFonts w:ascii="Arial" w:hAnsi="Arial" w:cs="Arial"/>
          <w:sz w:val="22"/>
          <w:szCs w:val="22"/>
        </w:rPr>
      </w:pPr>
    </w:p>
    <w:p w14:paraId="5CE7747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THESES/DISSERTATIONS (4)</w:t>
      </w:r>
    </w:p>
    <w:p w14:paraId="366CD81F" w14:textId="77777777" w:rsidR="00960928" w:rsidRPr="00394FB2" w:rsidRDefault="00960928" w:rsidP="00960928">
      <w:pPr>
        <w:ind w:left="720" w:hanging="720"/>
        <w:contextualSpacing/>
        <w:rPr>
          <w:rFonts w:ascii="Arial" w:hAnsi="Arial" w:cs="Arial"/>
          <w:sz w:val="22"/>
          <w:szCs w:val="22"/>
        </w:rPr>
      </w:pPr>
      <w:proofErr w:type="spellStart"/>
      <w:r w:rsidRPr="00394FB2">
        <w:rPr>
          <w:rFonts w:ascii="Arial" w:hAnsi="Arial" w:cs="Arial"/>
          <w:sz w:val="22"/>
          <w:szCs w:val="22"/>
        </w:rPr>
        <w:t>Fassbender</w:t>
      </w:r>
      <w:proofErr w:type="spellEnd"/>
      <w:r w:rsidRPr="00394FB2">
        <w:rPr>
          <w:rFonts w:ascii="Arial" w:hAnsi="Arial" w:cs="Arial"/>
          <w:sz w:val="22"/>
          <w:szCs w:val="22"/>
        </w:rPr>
        <w:t>, A.A. 2014. Phylogeny and diversity of the phantom crane flies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Ptychopteridae</w:t>
      </w:r>
      <w:proofErr w:type="spellEnd"/>
      <w:r w:rsidRPr="00394FB2">
        <w:rPr>
          <w:rFonts w:ascii="Arial" w:hAnsi="Arial" w:cs="Arial"/>
          <w:sz w:val="22"/>
          <w:szCs w:val="22"/>
        </w:rPr>
        <w:t>). Ph.D. Dissertation. Iowa State University, Ames, Iowa. 867 pp.</w:t>
      </w:r>
    </w:p>
    <w:p w14:paraId="08ABE8A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Gleason, K.L. 2012. Cytogenetic biodiversity in the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johannseni</w:t>
      </w:r>
      <w:proofErr w:type="spellEnd"/>
      <w:r w:rsidRPr="00394FB2">
        <w:rPr>
          <w:rFonts w:ascii="Arial" w:hAnsi="Arial" w:cs="Arial"/>
          <w:sz w:val="22"/>
          <w:szCs w:val="22"/>
        </w:rPr>
        <w:t xml:space="preserve"> species group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M. S. Thesis. Clemson University, Clemson, South Carolina. 73 pp.</w:t>
      </w:r>
    </w:p>
    <w:p w14:paraId="4608AB14" w14:textId="77777777" w:rsidR="00960928" w:rsidRPr="00394FB2" w:rsidRDefault="00960928" w:rsidP="00960928">
      <w:pPr>
        <w:ind w:left="720" w:hanging="720"/>
        <w:contextualSpacing/>
        <w:rPr>
          <w:rFonts w:ascii="Arial" w:hAnsi="Arial" w:cs="Arial"/>
          <w:sz w:val="22"/>
          <w:szCs w:val="22"/>
        </w:rPr>
      </w:pPr>
      <w:proofErr w:type="spellStart"/>
      <w:r w:rsidRPr="00394FB2">
        <w:rPr>
          <w:rFonts w:ascii="Arial" w:hAnsi="Arial" w:cs="Arial"/>
          <w:sz w:val="22"/>
          <w:szCs w:val="22"/>
        </w:rPr>
        <w:t>Pivar</w:t>
      </w:r>
      <w:proofErr w:type="spellEnd"/>
      <w:r w:rsidRPr="00394FB2">
        <w:rPr>
          <w:rFonts w:ascii="Arial" w:hAnsi="Arial" w:cs="Arial"/>
          <w:sz w:val="22"/>
          <w:szCs w:val="22"/>
        </w:rPr>
        <w:t xml:space="preserve">, R.J. 2015. Morphological and molecular systematics of Nearctic and World </w:t>
      </w:r>
      <w:proofErr w:type="spellStart"/>
      <w:r w:rsidRPr="00394FB2">
        <w:rPr>
          <w:rFonts w:ascii="Arial" w:hAnsi="Arial" w:cs="Arial"/>
          <w:sz w:val="22"/>
          <w:szCs w:val="22"/>
        </w:rPr>
        <w:t>Thaumaleidae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M. S. Thesis. University of Tennessee, Knoxville, Tennessee. ??? pp.</w:t>
      </w:r>
    </w:p>
    <w:p w14:paraId="5597ED6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Swanson, D.A. 2012. Ecology and phylogeny of the biting-midge genus </w:t>
      </w:r>
      <w:proofErr w:type="spellStart"/>
      <w:r w:rsidRPr="00394FB2">
        <w:rPr>
          <w:rFonts w:ascii="Arial" w:hAnsi="Arial" w:cs="Arial"/>
          <w:sz w:val="22"/>
          <w:szCs w:val="22"/>
        </w:rPr>
        <w:t>Culicoides</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Ceratopogonidae</w:t>
      </w:r>
      <w:proofErr w:type="spellEnd"/>
      <w:r w:rsidRPr="00394FB2">
        <w:rPr>
          <w:rFonts w:ascii="Arial" w:hAnsi="Arial" w:cs="Arial"/>
          <w:sz w:val="22"/>
          <w:szCs w:val="22"/>
        </w:rPr>
        <w:t>). Ph.D. Dissertation. Clemson University, Clemson, South Carolina.  182 pp.</w:t>
      </w:r>
    </w:p>
    <w:p w14:paraId="407AE7F9" w14:textId="77777777" w:rsidR="00960928" w:rsidRPr="00394FB2" w:rsidRDefault="00960928" w:rsidP="00960928">
      <w:pPr>
        <w:ind w:left="720" w:hanging="720"/>
        <w:contextualSpacing/>
        <w:rPr>
          <w:rFonts w:ascii="Arial" w:hAnsi="Arial" w:cs="Arial"/>
          <w:sz w:val="22"/>
          <w:szCs w:val="22"/>
        </w:rPr>
      </w:pPr>
    </w:p>
    <w:p w14:paraId="462222B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REFEREED JOURNAL ARTICLES</w:t>
      </w:r>
    </w:p>
    <w:p w14:paraId="269A5F22"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Published (46)</w:t>
      </w:r>
    </w:p>
    <w:p w14:paraId="0B406BF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w:t>
      </w:r>
      <w:r w:rsidRPr="00394FB2">
        <w:rPr>
          <w:rFonts w:ascii="Arial" w:hAnsi="Arial" w:cs="Arial"/>
          <w:sz w:val="22"/>
          <w:szCs w:val="22"/>
        </w:rPr>
        <w:tab/>
        <w:t>Adler, P.H., Y.T. Huang &amp; H. Takaoka. 2012. Nearctic-Palearctic relationships of black flies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xml:space="preserve">): chromosomal and morphological evidence for the </w:t>
      </w:r>
      <w:proofErr w:type="spellStart"/>
      <w:r w:rsidRPr="00394FB2">
        <w:rPr>
          <w:rFonts w:ascii="Arial" w:hAnsi="Arial" w:cs="Arial"/>
          <w:sz w:val="22"/>
          <w:szCs w:val="22"/>
        </w:rPr>
        <w:t>Prosimulium</w:t>
      </w:r>
      <w:proofErr w:type="spellEnd"/>
      <w:r w:rsidRPr="00394FB2">
        <w:rPr>
          <w:rFonts w:ascii="Arial" w:hAnsi="Arial" w:cs="Arial"/>
          <w:sz w:val="22"/>
          <w:szCs w:val="22"/>
        </w:rPr>
        <w:t xml:space="preserve"> magnum species group in Japan. Journal of Natural History 46:1467-1475.</w:t>
      </w:r>
    </w:p>
    <w:p w14:paraId="417B1A6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2.</w:t>
      </w:r>
      <w:r w:rsidRPr="00394FB2">
        <w:rPr>
          <w:rFonts w:ascii="Arial" w:hAnsi="Arial" w:cs="Arial"/>
          <w:sz w:val="22"/>
          <w:szCs w:val="22"/>
        </w:rPr>
        <w:tab/>
        <w:t xml:space="preserve">Adler, P.H., Y.T. Huang, W.K. Reeves, S.K. Kim, Y. Otsuka &amp; H. Takaoka. 2013. </w:t>
      </w:r>
      <w:proofErr w:type="spellStart"/>
      <w:r w:rsidRPr="00394FB2">
        <w:rPr>
          <w:rFonts w:ascii="Arial" w:hAnsi="Arial" w:cs="Arial"/>
          <w:sz w:val="22"/>
          <w:szCs w:val="22"/>
        </w:rPr>
        <w:t>Macrogenomic</w:t>
      </w:r>
      <w:proofErr w:type="spellEnd"/>
      <w:r w:rsidRPr="00394FB2">
        <w:rPr>
          <w:rFonts w:ascii="Arial" w:hAnsi="Arial" w:cs="Arial"/>
          <w:sz w:val="22"/>
          <w:szCs w:val="22"/>
        </w:rPr>
        <w:t xml:space="preserve"> evidence for the origin of the black fly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suzukii</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xml:space="preserve">) on Okinawa Island, Japan. PLOS ONE 8(8): e70765. </w:t>
      </w:r>
      <w:proofErr w:type="gramStart"/>
      <w:r w:rsidRPr="00394FB2">
        <w:rPr>
          <w:rFonts w:ascii="Arial" w:hAnsi="Arial" w:cs="Arial"/>
          <w:sz w:val="22"/>
          <w:szCs w:val="22"/>
        </w:rPr>
        <w:t>doi:10.1371</w:t>
      </w:r>
      <w:proofErr w:type="gramEnd"/>
      <w:r w:rsidRPr="00394FB2">
        <w:rPr>
          <w:rFonts w:ascii="Arial" w:hAnsi="Arial" w:cs="Arial"/>
          <w:sz w:val="22"/>
          <w:szCs w:val="22"/>
        </w:rPr>
        <w:t>/journal.pone.0070765.</w:t>
      </w:r>
    </w:p>
    <w:p w14:paraId="2AAFDCC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3.</w:t>
      </w:r>
      <w:r w:rsidRPr="00394FB2">
        <w:rPr>
          <w:rFonts w:ascii="Arial" w:hAnsi="Arial" w:cs="Arial"/>
          <w:sz w:val="22"/>
          <w:szCs w:val="22"/>
        </w:rPr>
        <w:tab/>
        <w:t xml:space="preserve">Adler, P.H. &amp; G. Seitz. 2014. Chromosomal characteristics and evolutionary relationships of the Palearctic black fly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carthusiense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European Journal of Entomology 111: 469-474.</w:t>
      </w:r>
    </w:p>
    <w:p w14:paraId="37B6449E"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4.</w:t>
      </w:r>
      <w:r w:rsidRPr="00394FB2">
        <w:rPr>
          <w:rFonts w:ascii="Arial" w:hAnsi="Arial" w:cs="Arial"/>
          <w:sz w:val="22"/>
          <w:szCs w:val="22"/>
        </w:rPr>
        <w:tab/>
        <w:t xml:space="preserve">Adler, P.H. &amp; Ü. </w:t>
      </w:r>
      <w:proofErr w:type="spellStart"/>
      <w:r w:rsidRPr="00394FB2">
        <w:rPr>
          <w:rFonts w:ascii="Arial" w:hAnsi="Arial" w:cs="Arial"/>
          <w:sz w:val="22"/>
          <w:szCs w:val="22"/>
        </w:rPr>
        <w:t>Şirin</w:t>
      </w:r>
      <w:proofErr w:type="spellEnd"/>
      <w:r w:rsidRPr="00394FB2">
        <w:rPr>
          <w:rFonts w:ascii="Arial" w:hAnsi="Arial" w:cs="Arial"/>
          <w:sz w:val="22"/>
          <w:szCs w:val="22"/>
        </w:rPr>
        <w:t xml:space="preserve">. 2014. </w:t>
      </w:r>
      <w:proofErr w:type="spellStart"/>
      <w:r w:rsidRPr="00394FB2">
        <w:rPr>
          <w:rFonts w:ascii="Arial" w:hAnsi="Arial" w:cs="Arial"/>
          <w:sz w:val="22"/>
          <w:szCs w:val="22"/>
        </w:rPr>
        <w:t>Cytotaxonomy</w:t>
      </w:r>
      <w:proofErr w:type="spellEnd"/>
      <w:r w:rsidRPr="00394FB2">
        <w:rPr>
          <w:rFonts w:ascii="Arial" w:hAnsi="Arial" w:cs="Arial"/>
          <w:sz w:val="22"/>
          <w:szCs w:val="22"/>
        </w:rPr>
        <w:t xml:space="preserve"> of the </w:t>
      </w:r>
      <w:proofErr w:type="spellStart"/>
      <w:r w:rsidRPr="00394FB2">
        <w:rPr>
          <w:rFonts w:ascii="Arial" w:hAnsi="Arial" w:cs="Arial"/>
          <w:sz w:val="22"/>
          <w:szCs w:val="22"/>
        </w:rPr>
        <w:t>Prosimulium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xml:space="preserve">) of Western Asia. Zoological Journal of the </w:t>
      </w:r>
      <w:proofErr w:type="spellStart"/>
      <w:r w:rsidRPr="00394FB2">
        <w:rPr>
          <w:rFonts w:ascii="Arial" w:hAnsi="Arial" w:cs="Arial"/>
          <w:sz w:val="22"/>
          <w:szCs w:val="22"/>
        </w:rPr>
        <w:t>Linnean</w:t>
      </w:r>
      <w:proofErr w:type="spellEnd"/>
      <w:r w:rsidRPr="00394FB2">
        <w:rPr>
          <w:rFonts w:ascii="Arial" w:hAnsi="Arial" w:cs="Arial"/>
          <w:sz w:val="22"/>
          <w:szCs w:val="22"/>
        </w:rPr>
        <w:t xml:space="preserve"> Society 171: 753-768.</w:t>
      </w:r>
    </w:p>
    <w:p w14:paraId="6673385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5.</w:t>
      </w:r>
      <w:r w:rsidRPr="00394FB2">
        <w:rPr>
          <w:rFonts w:ascii="Arial" w:hAnsi="Arial" w:cs="Arial"/>
          <w:sz w:val="22"/>
          <w:szCs w:val="22"/>
        </w:rPr>
        <w:tab/>
        <w:t xml:space="preserve">Adler, P.H., M. </w:t>
      </w:r>
      <w:proofErr w:type="spellStart"/>
      <w:r w:rsidRPr="00394FB2">
        <w:rPr>
          <w:rFonts w:ascii="Arial" w:hAnsi="Arial" w:cs="Arial"/>
          <w:sz w:val="22"/>
          <w:szCs w:val="22"/>
        </w:rPr>
        <w:t>Cherairia</w:t>
      </w:r>
      <w:proofErr w:type="spellEnd"/>
      <w:r w:rsidRPr="00394FB2">
        <w:rPr>
          <w:rFonts w:ascii="Arial" w:hAnsi="Arial" w:cs="Arial"/>
          <w:sz w:val="22"/>
          <w:szCs w:val="22"/>
        </w:rPr>
        <w:t xml:space="preserve">, S.F. </w:t>
      </w:r>
      <w:proofErr w:type="spellStart"/>
      <w:r w:rsidRPr="00394FB2">
        <w:rPr>
          <w:rFonts w:ascii="Arial" w:hAnsi="Arial" w:cs="Arial"/>
          <w:sz w:val="22"/>
          <w:szCs w:val="22"/>
        </w:rPr>
        <w:t>Arigue</w:t>
      </w:r>
      <w:proofErr w:type="spellEnd"/>
      <w:r w:rsidRPr="00394FB2">
        <w:rPr>
          <w:rFonts w:ascii="Arial" w:hAnsi="Arial" w:cs="Arial"/>
          <w:sz w:val="22"/>
          <w:szCs w:val="22"/>
        </w:rPr>
        <w:t xml:space="preserve">, B. </w:t>
      </w:r>
      <w:proofErr w:type="spellStart"/>
      <w:r w:rsidRPr="00394FB2">
        <w:rPr>
          <w:rFonts w:ascii="Arial" w:hAnsi="Arial" w:cs="Arial"/>
          <w:sz w:val="22"/>
          <w:szCs w:val="22"/>
        </w:rPr>
        <w:t>Samraoui</w:t>
      </w:r>
      <w:proofErr w:type="spellEnd"/>
      <w:r w:rsidRPr="00394FB2">
        <w:rPr>
          <w:rFonts w:ascii="Arial" w:hAnsi="Arial" w:cs="Arial"/>
          <w:sz w:val="22"/>
          <w:szCs w:val="22"/>
        </w:rPr>
        <w:t xml:space="preserve"> &amp; B. </w:t>
      </w:r>
      <w:proofErr w:type="spellStart"/>
      <w:r w:rsidRPr="00394FB2">
        <w:rPr>
          <w:rFonts w:ascii="Arial" w:hAnsi="Arial" w:cs="Arial"/>
          <w:sz w:val="22"/>
          <w:szCs w:val="22"/>
        </w:rPr>
        <w:t>Belqat</w:t>
      </w:r>
      <w:proofErr w:type="spellEnd"/>
      <w:r w:rsidRPr="00394FB2">
        <w:rPr>
          <w:rFonts w:ascii="Arial" w:hAnsi="Arial" w:cs="Arial"/>
          <w:sz w:val="22"/>
          <w:szCs w:val="22"/>
        </w:rPr>
        <w:t xml:space="preserve">. 2015. Cryptic biodiversity in the </w:t>
      </w:r>
      <w:proofErr w:type="spellStart"/>
      <w:r w:rsidRPr="00394FB2">
        <w:rPr>
          <w:rFonts w:ascii="Arial" w:hAnsi="Arial" w:cs="Arial"/>
          <w:sz w:val="22"/>
          <w:szCs w:val="22"/>
        </w:rPr>
        <w:t>cytogenome</w:t>
      </w:r>
      <w:proofErr w:type="spellEnd"/>
      <w:r w:rsidRPr="00394FB2">
        <w:rPr>
          <w:rFonts w:ascii="Arial" w:hAnsi="Arial" w:cs="Arial"/>
          <w:sz w:val="22"/>
          <w:szCs w:val="22"/>
        </w:rPr>
        <w:t xml:space="preserve"> of bird-biting black flies in North Africa. Medical and Veterinary Entomology 29: 276-289.</w:t>
      </w:r>
    </w:p>
    <w:p w14:paraId="6D4449E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6.</w:t>
      </w:r>
      <w:r w:rsidRPr="00394FB2">
        <w:rPr>
          <w:rFonts w:ascii="Arial" w:hAnsi="Arial" w:cs="Arial"/>
          <w:sz w:val="22"/>
          <w:szCs w:val="22"/>
        </w:rPr>
        <w:tab/>
        <w:t xml:space="preserve">Adler, P.H., A. </w:t>
      </w:r>
      <w:proofErr w:type="spellStart"/>
      <w:r w:rsidRPr="00394FB2">
        <w:rPr>
          <w:rFonts w:ascii="Arial" w:hAnsi="Arial" w:cs="Arial"/>
          <w:sz w:val="22"/>
          <w:szCs w:val="22"/>
        </w:rPr>
        <w:t>Inci</w:t>
      </w:r>
      <w:proofErr w:type="spellEnd"/>
      <w:r w:rsidRPr="00394FB2">
        <w:rPr>
          <w:rFonts w:ascii="Arial" w:hAnsi="Arial" w:cs="Arial"/>
          <w:sz w:val="22"/>
          <w:szCs w:val="22"/>
        </w:rPr>
        <w:t xml:space="preserve">, A. </w:t>
      </w:r>
      <w:proofErr w:type="spellStart"/>
      <w:r w:rsidRPr="00394FB2">
        <w:rPr>
          <w:rFonts w:ascii="Arial" w:hAnsi="Arial" w:cs="Arial"/>
          <w:sz w:val="22"/>
          <w:szCs w:val="22"/>
        </w:rPr>
        <w:t>Yildirim</w:t>
      </w:r>
      <w:proofErr w:type="spellEnd"/>
      <w:r w:rsidRPr="00394FB2">
        <w:rPr>
          <w:rFonts w:ascii="Arial" w:hAnsi="Arial" w:cs="Arial"/>
          <w:sz w:val="22"/>
          <w:szCs w:val="22"/>
        </w:rPr>
        <w:t xml:space="preserve">, O. </w:t>
      </w:r>
      <w:proofErr w:type="spellStart"/>
      <w:r w:rsidRPr="00394FB2">
        <w:rPr>
          <w:rFonts w:ascii="Arial" w:hAnsi="Arial" w:cs="Arial"/>
          <w:sz w:val="22"/>
          <w:szCs w:val="22"/>
        </w:rPr>
        <w:t>Duzlu</w:t>
      </w:r>
      <w:proofErr w:type="spellEnd"/>
      <w:r w:rsidRPr="00394FB2">
        <w:rPr>
          <w:rFonts w:ascii="Arial" w:hAnsi="Arial" w:cs="Arial"/>
          <w:sz w:val="22"/>
          <w:szCs w:val="22"/>
        </w:rPr>
        <w:t xml:space="preserve">, J.W. </w:t>
      </w:r>
      <w:proofErr w:type="spellStart"/>
      <w:r w:rsidRPr="00394FB2">
        <w:rPr>
          <w:rFonts w:ascii="Arial" w:hAnsi="Arial" w:cs="Arial"/>
          <w:sz w:val="22"/>
          <w:szCs w:val="22"/>
        </w:rPr>
        <w:t>McCreadie</w:t>
      </w:r>
      <w:proofErr w:type="spellEnd"/>
      <w:r w:rsidRPr="00394FB2">
        <w:rPr>
          <w:rFonts w:ascii="Arial" w:hAnsi="Arial" w:cs="Arial"/>
          <w:sz w:val="22"/>
          <w:szCs w:val="22"/>
        </w:rPr>
        <w:t xml:space="preserve">, M. </w:t>
      </w:r>
      <w:proofErr w:type="spellStart"/>
      <w:r w:rsidRPr="00394FB2">
        <w:rPr>
          <w:rFonts w:ascii="Arial" w:hAnsi="Arial" w:cs="Arial"/>
          <w:sz w:val="22"/>
          <w:szCs w:val="22"/>
        </w:rPr>
        <w:t>Kúdela</w:t>
      </w:r>
      <w:proofErr w:type="spellEnd"/>
      <w:r w:rsidRPr="00394FB2">
        <w:rPr>
          <w:rFonts w:ascii="Arial" w:hAnsi="Arial" w:cs="Arial"/>
          <w:sz w:val="22"/>
          <w:szCs w:val="22"/>
        </w:rPr>
        <w:t xml:space="preserve">, A. </w:t>
      </w:r>
      <w:proofErr w:type="spellStart"/>
      <w:r w:rsidRPr="00394FB2">
        <w:rPr>
          <w:rFonts w:ascii="Arial" w:hAnsi="Arial" w:cs="Arial"/>
          <w:sz w:val="22"/>
          <w:szCs w:val="22"/>
        </w:rPr>
        <w:t>Khazeni</w:t>
      </w:r>
      <w:proofErr w:type="spellEnd"/>
      <w:r w:rsidRPr="00394FB2">
        <w:rPr>
          <w:rFonts w:ascii="Arial" w:hAnsi="Arial" w:cs="Arial"/>
          <w:sz w:val="22"/>
          <w:szCs w:val="22"/>
        </w:rPr>
        <w:t xml:space="preserve">, T. </w:t>
      </w:r>
      <w:proofErr w:type="spellStart"/>
      <w:r w:rsidRPr="00394FB2">
        <w:rPr>
          <w:rFonts w:ascii="Arial" w:hAnsi="Arial" w:cs="Arial"/>
          <w:sz w:val="22"/>
          <w:szCs w:val="22"/>
        </w:rPr>
        <w:t>Brúderová</w:t>
      </w:r>
      <w:proofErr w:type="spellEnd"/>
      <w:r w:rsidRPr="00394FB2">
        <w:rPr>
          <w:rFonts w:ascii="Arial" w:hAnsi="Arial" w:cs="Arial"/>
          <w:sz w:val="22"/>
          <w:szCs w:val="22"/>
        </w:rPr>
        <w:t xml:space="preserve">, G. Seitz, H. Takaoka, Y. Otsuka &amp; J. Bass. 2015. Are black flies of the subgenus </w:t>
      </w:r>
      <w:proofErr w:type="spellStart"/>
      <w:r w:rsidRPr="00394FB2">
        <w:rPr>
          <w:rFonts w:ascii="Arial" w:hAnsi="Arial" w:cs="Arial"/>
          <w:sz w:val="22"/>
          <w:szCs w:val="22"/>
        </w:rPr>
        <w:t>Wilhelmia</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xml:space="preserve">) multiple species or a single geographical generalist? Insights from the </w:t>
      </w:r>
      <w:proofErr w:type="spellStart"/>
      <w:r w:rsidRPr="00394FB2">
        <w:rPr>
          <w:rFonts w:ascii="Arial" w:hAnsi="Arial" w:cs="Arial"/>
          <w:sz w:val="22"/>
          <w:szCs w:val="22"/>
        </w:rPr>
        <w:t>macrogenome</w:t>
      </w:r>
      <w:proofErr w:type="spellEnd"/>
      <w:r w:rsidRPr="00394FB2">
        <w:rPr>
          <w:rFonts w:ascii="Arial" w:hAnsi="Arial" w:cs="Arial"/>
          <w:sz w:val="22"/>
          <w:szCs w:val="22"/>
        </w:rPr>
        <w:t xml:space="preserve">. Biological Journal of the </w:t>
      </w:r>
      <w:proofErr w:type="spellStart"/>
      <w:r w:rsidRPr="00394FB2">
        <w:rPr>
          <w:rFonts w:ascii="Arial" w:hAnsi="Arial" w:cs="Arial"/>
          <w:sz w:val="22"/>
          <w:szCs w:val="22"/>
        </w:rPr>
        <w:t>Linnean</w:t>
      </w:r>
      <w:proofErr w:type="spellEnd"/>
      <w:r w:rsidRPr="00394FB2">
        <w:rPr>
          <w:rFonts w:ascii="Arial" w:hAnsi="Arial" w:cs="Arial"/>
          <w:sz w:val="22"/>
          <w:szCs w:val="22"/>
        </w:rPr>
        <w:t xml:space="preserve"> Society 114: 163-183.</w:t>
      </w:r>
    </w:p>
    <w:p w14:paraId="6FD2F70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7.</w:t>
      </w:r>
      <w:r w:rsidRPr="00394FB2">
        <w:rPr>
          <w:rFonts w:ascii="Arial" w:hAnsi="Arial" w:cs="Arial"/>
          <w:sz w:val="22"/>
          <w:szCs w:val="22"/>
        </w:rPr>
        <w:tab/>
        <w:t xml:space="preserve">Adler, P.H. &amp; Ü.D. </w:t>
      </w:r>
      <w:proofErr w:type="spellStart"/>
      <w:r w:rsidRPr="00394FB2">
        <w:rPr>
          <w:rFonts w:ascii="Arial" w:hAnsi="Arial" w:cs="Arial"/>
          <w:sz w:val="22"/>
          <w:szCs w:val="22"/>
        </w:rPr>
        <w:t>Şirin</w:t>
      </w:r>
      <w:proofErr w:type="spellEnd"/>
      <w:r w:rsidRPr="00394FB2">
        <w:rPr>
          <w:rFonts w:ascii="Arial" w:hAnsi="Arial" w:cs="Arial"/>
          <w:sz w:val="22"/>
          <w:szCs w:val="22"/>
        </w:rPr>
        <w:t xml:space="preserve">. 2015. A new species of black fly in the </w:t>
      </w:r>
      <w:proofErr w:type="spellStart"/>
      <w:r w:rsidRPr="00394FB2">
        <w:rPr>
          <w:rFonts w:ascii="Arial" w:hAnsi="Arial" w:cs="Arial"/>
          <w:sz w:val="22"/>
          <w:szCs w:val="22"/>
        </w:rPr>
        <w:t>Prosimulium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hirtipes</w:t>
      </w:r>
      <w:proofErr w:type="spellEnd"/>
      <w:r w:rsidRPr="00394FB2">
        <w:rPr>
          <w:rFonts w:ascii="Arial" w:hAnsi="Arial" w:cs="Arial"/>
          <w:sz w:val="22"/>
          <w:szCs w:val="22"/>
        </w:rPr>
        <w:t xml:space="preserve"> (Fries) group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from Western Turkey. Proceedings of the Entomological Society of Washington 117: 85-94.</w:t>
      </w:r>
    </w:p>
    <w:p w14:paraId="0B5BD40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lastRenderedPageBreak/>
        <w:t>8.</w:t>
      </w:r>
      <w:r w:rsidRPr="00394FB2">
        <w:rPr>
          <w:rFonts w:ascii="Arial" w:hAnsi="Arial" w:cs="Arial"/>
          <w:sz w:val="22"/>
          <w:szCs w:val="22"/>
        </w:rPr>
        <w:tab/>
      </w:r>
      <w:proofErr w:type="spellStart"/>
      <w:r w:rsidRPr="00394FB2">
        <w:rPr>
          <w:rFonts w:ascii="Arial" w:hAnsi="Arial" w:cs="Arial"/>
          <w:sz w:val="22"/>
          <w:szCs w:val="22"/>
        </w:rPr>
        <w:t>Cherairia</w:t>
      </w:r>
      <w:proofErr w:type="spellEnd"/>
      <w:r w:rsidRPr="00394FB2">
        <w:rPr>
          <w:rFonts w:ascii="Arial" w:hAnsi="Arial" w:cs="Arial"/>
          <w:sz w:val="22"/>
          <w:szCs w:val="22"/>
        </w:rPr>
        <w:t xml:space="preserve">, M., P. H. Adler &amp; B. </w:t>
      </w:r>
      <w:proofErr w:type="spellStart"/>
      <w:r w:rsidRPr="00394FB2">
        <w:rPr>
          <w:rFonts w:ascii="Arial" w:hAnsi="Arial" w:cs="Arial"/>
          <w:sz w:val="22"/>
          <w:szCs w:val="22"/>
        </w:rPr>
        <w:t>Samraoui</w:t>
      </w:r>
      <w:proofErr w:type="spellEnd"/>
      <w:r w:rsidRPr="00394FB2">
        <w:rPr>
          <w:rFonts w:ascii="Arial" w:hAnsi="Arial" w:cs="Arial"/>
          <w:sz w:val="22"/>
          <w:szCs w:val="22"/>
        </w:rPr>
        <w:t>. 2014. Biodiversity and bionomics of the black flies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xml:space="preserve">) of northeastern Algeria.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3796: 166-174.</w:t>
      </w:r>
    </w:p>
    <w:p w14:paraId="5CE226E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9.</w:t>
      </w:r>
      <w:r w:rsidRPr="00394FB2">
        <w:rPr>
          <w:rFonts w:ascii="Arial" w:hAnsi="Arial" w:cs="Arial"/>
          <w:sz w:val="22"/>
          <w:szCs w:val="22"/>
        </w:rPr>
        <w:tab/>
        <w:t>Courtney, G.W. 2015. A new genus and species of net-winged midge from Madagascar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Blephariceridae</w:t>
      </w:r>
      <w:proofErr w:type="spellEnd"/>
      <w:r w:rsidRPr="00394FB2">
        <w:rPr>
          <w:rFonts w:ascii="Arial" w:hAnsi="Arial" w:cs="Arial"/>
          <w:sz w:val="22"/>
          <w:szCs w:val="22"/>
        </w:rPr>
        <w:t xml:space="preserve">: </w:t>
      </w:r>
      <w:proofErr w:type="spellStart"/>
      <w:r w:rsidRPr="00394FB2">
        <w:rPr>
          <w:rFonts w:ascii="Arial" w:hAnsi="Arial" w:cs="Arial"/>
          <w:sz w:val="22"/>
          <w:szCs w:val="22"/>
        </w:rPr>
        <w:t>Blepharicerinae</w:t>
      </w:r>
      <w:proofErr w:type="spellEnd"/>
      <w:r w:rsidRPr="00394FB2">
        <w:rPr>
          <w:rFonts w:ascii="Arial" w:hAnsi="Arial" w:cs="Arial"/>
          <w:sz w:val="22"/>
          <w:szCs w:val="22"/>
        </w:rPr>
        <w:t xml:space="preserve">).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4052(1): 107–116. </w:t>
      </w:r>
    </w:p>
    <w:p w14:paraId="6AFC1AC7"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10.</w:t>
      </w:r>
      <w:r w:rsidRPr="00394FB2">
        <w:rPr>
          <w:rFonts w:ascii="Arial" w:hAnsi="Arial" w:cs="Arial"/>
          <w:sz w:val="22"/>
          <w:szCs w:val="22"/>
        </w:rPr>
        <w:tab/>
        <w:t xml:space="preserve">Cranston, P.S. 2012. Some proposed emendations to larval morphology terminology. </w:t>
      </w:r>
      <w:proofErr w:type="spellStart"/>
      <w:r w:rsidRPr="00394FB2">
        <w:rPr>
          <w:rFonts w:ascii="Arial" w:hAnsi="Arial" w:cs="Arial"/>
          <w:sz w:val="22"/>
          <w:szCs w:val="22"/>
        </w:rPr>
        <w:t>Chironomus</w:t>
      </w:r>
      <w:proofErr w:type="spellEnd"/>
      <w:r w:rsidRPr="00394FB2">
        <w:rPr>
          <w:rFonts w:ascii="Arial" w:hAnsi="Arial" w:cs="Arial"/>
          <w:sz w:val="22"/>
          <w:szCs w:val="22"/>
        </w:rPr>
        <w:t xml:space="preserve"> 25: 35-38.</w:t>
      </w:r>
    </w:p>
    <w:p w14:paraId="649C257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11.</w:t>
      </w:r>
      <w:r w:rsidRPr="00394FB2">
        <w:rPr>
          <w:rFonts w:ascii="Arial" w:hAnsi="Arial" w:cs="Arial"/>
          <w:sz w:val="22"/>
          <w:szCs w:val="22"/>
        </w:rPr>
        <w:tab/>
        <w:t xml:space="preserve">Cranston, P.S., Hardy, N.B., Morse, G.E., </w:t>
      </w:r>
      <w:proofErr w:type="spellStart"/>
      <w:r w:rsidRPr="00394FB2">
        <w:rPr>
          <w:rFonts w:ascii="Arial" w:hAnsi="Arial" w:cs="Arial"/>
          <w:sz w:val="22"/>
          <w:szCs w:val="22"/>
        </w:rPr>
        <w:t>Puslednik</w:t>
      </w:r>
      <w:proofErr w:type="spellEnd"/>
      <w:r w:rsidRPr="00394FB2">
        <w:rPr>
          <w:rFonts w:ascii="Arial" w:hAnsi="Arial" w:cs="Arial"/>
          <w:sz w:val="22"/>
          <w:szCs w:val="22"/>
        </w:rPr>
        <w:t xml:space="preserve">, L. &amp; </w:t>
      </w:r>
      <w:proofErr w:type="spellStart"/>
      <w:r w:rsidRPr="00394FB2">
        <w:rPr>
          <w:rFonts w:ascii="Arial" w:hAnsi="Arial" w:cs="Arial"/>
          <w:sz w:val="22"/>
          <w:szCs w:val="22"/>
        </w:rPr>
        <w:t>McCluen</w:t>
      </w:r>
      <w:proofErr w:type="spellEnd"/>
      <w:r w:rsidRPr="00394FB2">
        <w:rPr>
          <w:rFonts w:ascii="Arial" w:hAnsi="Arial" w:cs="Arial"/>
          <w:sz w:val="22"/>
          <w:szCs w:val="22"/>
        </w:rPr>
        <w:t>, S.R. 2010. When morphology and molecules concur: the 'Gondwanan' midges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Chironomidae</w:t>
      </w:r>
      <w:proofErr w:type="spellEnd"/>
      <w:r w:rsidRPr="00394FB2">
        <w:rPr>
          <w:rFonts w:ascii="Arial" w:hAnsi="Arial" w:cs="Arial"/>
          <w:sz w:val="22"/>
          <w:szCs w:val="22"/>
        </w:rPr>
        <w:t>). Systematic Entomology 35: 636-648.</w:t>
      </w:r>
    </w:p>
    <w:p w14:paraId="5556836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12.</w:t>
      </w:r>
      <w:r w:rsidRPr="00394FB2">
        <w:rPr>
          <w:rFonts w:ascii="Arial" w:hAnsi="Arial" w:cs="Arial"/>
          <w:sz w:val="22"/>
          <w:szCs w:val="22"/>
        </w:rPr>
        <w:tab/>
        <w:t xml:space="preserve">Cranston, P.S. &amp; </w:t>
      </w:r>
      <w:proofErr w:type="spellStart"/>
      <w:r w:rsidRPr="00394FB2">
        <w:rPr>
          <w:rFonts w:ascii="Arial" w:hAnsi="Arial" w:cs="Arial"/>
          <w:sz w:val="22"/>
          <w:szCs w:val="22"/>
        </w:rPr>
        <w:t>Krosch</w:t>
      </w:r>
      <w:proofErr w:type="spellEnd"/>
      <w:r w:rsidRPr="00394FB2">
        <w:rPr>
          <w:rFonts w:ascii="Arial" w:hAnsi="Arial" w:cs="Arial"/>
          <w:sz w:val="22"/>
          <w:szCs w:val="22"/>
        </w:rPr>
        <w:t xml:space="preserve">, M.N. 2015. DNA sequences and austral taxa indicate generic synonymy of </w:t>
      </w:r>
      <w:proofErr w:type="spellStart"/>
      <w:r w:rsidRPr="00394FB2">
        <w:rPr>
          <w:rFonts w:ascii="Arial" w:hAnsi="Arial" w:cs="Arial"/>
          <w:sz w:val="22"/>
          <w:szCs w:val="22"/>
        </w:rPr>
        <w:t>Paratrichocladius</w:t>
      </w:r>
      <w:proofErr w:type="spellEnd"/>
      <w:r w:rsidRPr="00394FB2">
        <w:rPr>
          <w:rFonts w:ascii="Arial" w:hAnsi="Arial" w:cs="Arial"/>
          <w:sz w:val="22"/>
          <w:szCs w:val="22"/>
        </w:rPr>
        <w:t xml:space="preserve"> Santos-Abreu with </w:t>
      </w:r>
      <w:proofErr w:type="spellStart"/>
      <w:r w:rsidRPr="00394FB2">
        <w:rPr>
          <w:rFonts w:ascii="Arial" w:hAnsi="Arial" w:cs="Arial"/>
          <w:sz w:val="22"/>
          <w:szCs w:val="22"/>
        </w:rPr>
        <w:t>Cricotopus</w:t>
      </w:r>
      <w:proofErr w:type="spellEnd"/>
      <w:r w:rsidRPr="00394FB2">
        <w:rPr>
          <w:rFonts w:ascii="Arial" w:hAnsi="Arial" w:cs="Arial"/>
          <w:sz w:val="22"/>
          <w:szCs w:val="22"/>
        </w:rPr>
        <w:t xml:space="preserve"> </w:t>
      </w:r>
      <w:proofErr w:type="spellStart"/>
      <w:r w:rsidRPr="00394FB2">
        <w:rPr>
          <w:rFonts w:ascii="Arial" w:hAnsi="Arial" w:cs="Arial"/>
          <w:sz w:val="22"/>
          <w:szCs w:val="22"/>
        </w:rPr>
        <w:t>Wulp</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Chironomidae</w:t>
      </w:r>
      <w:proofErr w:type="spellEnd"/>
      <w:r w:rsidRPr="00394FB2">
        <w:rPr>
          <w:rFonts w:ascii="Arial" w:hAnsi="Arial" w:cs="Arial"/>
          <w:sz w:val="22"/>
          <w:szCs w:val="22"/>
        </w:rPr>
        <w:t>). Systematic Entomology 40(4): 719-732,</w:t>
      </w:r>
    </w:p>
    <w:p w14:paraId="72FCB8B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13.</w:t>
      </w:r>
      <w:r w:rsidRPr="00394FB2">
        <w:rPr>
          <w:rFonts w:ascii="Arial" w:hAnsi="Arial" w:cs="Arial"/>
          <w:sz w:val="22"/>
          <w:szCs w:val="22"/>
        </w:rPr>
        <w:tab/>
        <w:t xml:space="preserve">Cranston, P.S. &amp; </w:t>
      </w:r>
      <w:proofErr w:type="spellStart"/>
      <w:r w:rsidRPr="00394FB2">
        <w:rPr>
          <w:rFonts w:ascii="Arial" w:hAnsi="Arial" w:cs="Arial"/>
          <w:sz w:val="22"/>
          <w:szCs w:val="22"/>
        </w:rPr>
        <w:t>Krosch</w:t>
      </w:r>
      <w:proofErr w:type="spellEnd"/>
      <w:r w:rsidRPr="00394FB2">
        <w:rPr>
          <w:rFonts w:ascii="Arial" w:hAnsi="Arial" w:cs="Arial"/>
          <w:sz w:val="22"/>
          <w:szCs w:val="22"/>
        </w:rPr>
        <w:t xml:space="preserve">, M.N. 2015. Nomenclatural corrections to Australian species of </w:t>
      </w:r>
      <w:proofErr w:type="spellStart"/>
      <w:r w:rsidRPr="00394FB2">
        <w:rPr>
          <w:rFonts w:ascii="Arial" w:hAnsi="Arial" w:cs="Arial"/>
          <w:sz w:val="22"/>
          <w:szCs w:val="22"/>
        </w:rPr>
        <w:t>Cricotopus</w:t>
      </w:r>
      <w:proofErr w:type="spellEnd"/>
      <w:r w:rsidRPr="00394FB2">
        <w:rPr>
          <w:rFonts w:ascii="Arial" w:hAnsi="Arial" w:cs="Arial"/>
          <w:sz w:val="22"/>
          <w:szCs w:val="22"/>
        </w:rPr>
        <w:t xml:space="preserve"> </w:t>
      </w:r>
      <w:proofErr w:type="spellStart"/>
      <w:r w:rsidRPr="00394FB2">
        <w:rPr>
          <w:rFonts w:ascii="Arial" w:hAnsi="Arial" w:cs="Arial"/>
          <w:sz w:val="22"/>
          <w:szCs w:val="22"/>
        </w:rPr>
        <w:t>Wulp</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Chironomidae</w:t>
      </w:r>
      <w:proofErr w:type="spellEnd"/>
      <w:r w:rsidRPr="00394FB2">
        <w:rPr>
          <w:rFonts w:ascii="Arial" w:hAnsi="Arial" w:cs="Arial"/>
          <w:sz w:val="22"/>
          <w:szCs w:val="22"/>
        </w:rPr>
        <w:t xml:space="preserve">).  </w:t>
      </w:r>
      <w:proofErr w:type="spellStart"/>
      <w:proofErr w:type="gramStart"/>
      <w:r w:rsidRPr="00394FB2">
        <w:rPr>
          <w:rFonts w:ascii="Arial" w:hAnsi="Arial" w:cs="Arial"/>
          <w:sz w:val="22"/>
          <w:szCs w:val="22"/>
        </w:rPr>
        <w:t>Zootaxa</w:t>
      </w:r>
      <w:proofErr w:type="spellEnd"/>
      <w:r w:rsidRPr="00394FB2">
        <w:rPr>
          <w:rFonts w:ascii="Arial" w:hAnsi="Arial" w:cs="Arial"/>
          <w:sz w:val="22"/>
          <w:szCs w:val="22"/>
        </w:rPr>
        <w:t xml:space="preserve">  3980</w:t>
      </w:r>
      <w:proofErr w:type="gramEnd"/>
      <w:r w:rsidRPr="00394FB2">
        <w:rPr>
          <w:rFonts w:ascii="Arial" w:hAnsi="Arial" w:cs="Arial"/>
          <w:sz w:val="22"/>
          <w:szCs w:val="22"/>
        </w:rPr>
        <w:t>: 298–300.</w:t>
      </w:r>
    </w:p>
    <w:p w14:paraId="6447800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14.</w:t>
      </w:r>
      <w:r w:rsidRPr="00394FB2">
        <w:rPr>
          <w:rFonts w:ascii="Arial" w:hAnsi="Arial" w:cs="Arial"/>
          <w:sz w:val="22"/>
          <w:szCs w:val="22"/>
        </w:rPr>
        <w:tab/>
        <w:t xml:space="preserve">Curler, G.R., &amp; J.K. Moulton. 2010. Descriptions of three new species of Nearctic </w:t>
      </w:r>
      <w:proofErr w:type="spellStart"/>
      <w:r w:rsidRPr="00394FB2">
        <w:rPr>
          <w:rFonts w:ascii="Arial" w:hAnsi="Arial" w:cs="Arial"/>
          <w:sz w:val="22"/>
          <w:szCs w:val="22"/>
        </w:rPr>
        <w:t>Psychodidae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2524: 51-62.</w:t>
      </w:r>
    </w:p>
    <w:p w14:paraId="260758E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15.</w:t>
      </w:r>
      <w:r w:rsidRPr="00394FB2">
        <w:rPr>
          <w:rFonts w:ascii="Arial" w:hAnsi="Arial" w:cs="Arial"/>
          <w:sz w:val="22"/>
          <w:szCs w:val="22"/>
        </w:rPr>
        <w:tab/>
        <w:t xml:space="preserve">Curler, G.R. 2011. Records of </w:t>
      </w:r>
      <w:proofErr w:type="spellStart"/>
      <w:r w:rsidRPr="00394FB2">
        <w:rPr>
          <w:rFonts w:ascii="Arial" w:hAnsi="Arial" w:cs="Arial"/>
          <w:sz w:val="22"/>
          <w:szCs w:val="22"/>
        </w:rPr>
        <w:t>phlebotomine</w:t>
      </w:r>
      <w:proofErr w:type="spellEnd"/>
      <w:r w:rsidRPr="00394FB2">
        <w:rPr>
          <w:rFonts w:ascii="Arial" w:hAnsi="Arial" w:cs="Arial"/>
          <w:sz w:val="22"/>
          <w:szCs w:val="22"/>
        </w:rPr>
        <w:t xml:space="preserve"> sand flies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Psychodidae</w:t>
      </w:r>
      <w:proofErr w:type="spellEnd"/>
      <w:r w:rsidRPr="00394FB2">
        <w:rPr>
          <w:rFonts w:ascii="Arial" w:hAnsi="Arial" w:cs="Arial"/>
          <w:sz w:val="22"/>
          <w:szCs w:val="22"/>
        </w:rPr>
        <w:t xml:space="preserve">, </w:t>
      </w:r>
      <w:proofErr w:type="spellStart"/>
      <w:r w:rsidRPr="00394FB2">
        <w:rPr>
          <w:rFonts w:ascii="Arial" w:hAnsi="Arial" w:cs="Arial"/>
          <w:sz w:val="22"/>
          <w:szCs w:val="22"/>
        </w:rPr>
        <w:t>Phlebotominae</w:t>
      </w:r>
      <w:proofErr w:type="spellEnd"/>
      <w:r w:rsidRPr="00394FB2">
        <w:rPr>
          <w:rFonts w:ascii="Arial" w:hAnsi="Arial" w:cs="Arial"/>
          <w:sz w:val="22"/>
          <w:szCs w:val="22"/>
        </w:rPr>
        <w:t xml:space="preserve">) with a description of a new species of </w:t>
      </w:r>
      <w:proofErr w:type="spellStart"/>
      <w:r w:rsidRPr="00394FB2">
        <w:rPr>
          <w:rFonts w:ascii="Arial" w:hAnsi="Arial" w:cs="Arial"/>
          <w:sz w:val="22"/>
          <w:szCs w:val="22"/>
        </w:rPr>
        <w:t>Sergentomyia</w:t>
      </w:r>
      <w:proofErr w:type="spellEnd"/>
      <w:r w:rsidRPr="00394FB2">
        <w:rPr>
          <w:rFonts w:ascii="Arial" w:hAnsi="Arial" w:cs="Arial"/>
          <w:sz w:val="22"/>
          <w:szCs w:val="22"/>
        </w:rPr>
        <w:t xml:space="preserve">. Franca &amp; Parrot from </w:t>
      </w:r>
      <w:proofErr w:type="spellStart"/>
      <w:r w:rsidRPr="00394FB2">
        <w:rPr>
          <w:rFonts w:ascii="Arial" w:hAnsi="Arial" w:cs="Arial"/>
          <w:sz w:val="22"/>
          <w:szCs w:val="22"/>
        </w:rPr>
        <w:t>Khao</w:t>
      </w:r>
      <w:proofErr w:type="spellEnd"/>
      <w:r w:rsidRPr="00394FB2">
        <w:rPr>
          <w:rFonts w:ascii="Arial" w:hAnsi="Arial" w:cs="Arial"/>
          <w:sz w:val="22"/>
          <w:szCs w:val="22"/>
        </w:rPr>
        <w:t xml:space="preserve"> </w:t>
      </w:r>
      <w:proofErr w:type="spellStart"/>
      <w:r w:rsidRPr="00394FB2">
        <w:rPr>
          <w:rFonts w:ascii="Arial" w:hAnsi="Arial" w:cs="Arial"/>
          <w:sz w:val="22"/>
          <w:szCs w:val="22"/>
        </w:rPr>
        <w:t>Yai</w:t>
      </w:r>
      <w:proofErr w:type="spellEnd"/>
      <w:r w:rsidRPr="00394FB2">
        <w:rPr>
          <w:rFonts w:ascii="Arial" w:hAnsi="Arial" w:cs="Arial"/>
          <w:sz w:val="22"/>
          <w:szCs w:val="22"/>
        </w:rPr>
        <w:t xml:space="preserve"> National Park, Thailand.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2806: 60-68.</w:t>
      </w:r>
    </w:p>
    <w:p w14:paraId="02EA268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16.</w:t>
      </w:r>
      <w:r w:rsidRPr="00394FB2">
        <w:rPr>
          <w:rFonts w:ascii="Arial" w:hAnsi="Arial" w:cs="Arial"/>
          <w:sz w:val="22"/>
          <w:szCs w:val="22"/>
        </w:rPr>
        <w:tab/>
        <w:t xml:space="preserve">Curler, G.R., J.K. Moulton, R.I. Madriz. 2015. </w:t>
      </w:r>
      <w:proofErr w:type="spellStart"/>
      <w:r w:rsidRPr="00394FB2">
        <w:rPr>
          <w:rFonts w:ascii="Arial" w:hAnsi="Arial" w:cs="Arial"/>
          <w:sz w:val="22"/>
          <w:szCs w:val="22"/>
        </w:rPr>
        <w:t>Redescription</w:t>
      </w:r>
      <w:proofErr w:type="spellEnd"/>
      <w:r w:rsidRPr="00394FB2">
        <w:rPr>
          <w:rFonts w:ascii="Arial" w:hAnsi="Arial" w:cs="Arial"/>
          <w:sz w:val="22"/>
          <w:szCs w:val="22"/>
        </w:rPr>
        <w:t xml:space="preserve"> of </w:t>
      </w:r>
      <w:proofErr w:type="spellStart"/>
      <w:r w:rsidRPr="00394FB2">
        <w:rPr>
          <w:rFonts w:ascii="Arial" w:hAnsi="Arial" w:cs="Arial"/>
          <w:sz w:val="22"/>
          <w:szCs w:val="22"/>
        </w:rPr>
        <w:t>Aposycorax</w:t>
      </w:r>
      <w:proofErr w:type="spellEnd"/>
      <w:r w:rsidRPr="00394FB2">
        <w:rPr>
          <w:rFonts w:ascii="Arial" w:hAnsi="Arial" w:cs="Arial"/>
          <w:sz w:val="22"/>
          <w:szCs w:val="22"/>
        </w:rPr>
        <w:t xml:space="preserve"> </w:t>
      </w:r>
      <w:proofErr w:type="spellStart"/>
      <w:r w:rsidRPr="00394FB2">
        <w:rPr>
          <w:rFonts w:ascii="Arial" w:hAnsi="Arial" w:cs="Arial"/>
          <w:sz w:val="22"/>
          <w:szCs w:val="22"/>
        </w:rPr>
        <w:t>chilensis</w:t>
      </w:r>
      <w:proofErr w:type="spellEnd"/>
      <w:r w:rsidRPr="00394FB2">
        <w:rPr>
          <w:rFonts w:ascii="Arial" w:hAnsi="Arial" w:cs="Arial"/>
          <w:sz w:val="22"/>
          <w:szCs w:val="22"/>
        </w:rPr>
        <w:t xml:space="preserve"> (</w:t>
      </w:r>
      <w:proofErr w:type="spellStart"/>
      <w:r w:rsidRPr="00394FB2">
        <w:rPr>
          <w:rFonts w:ascii="Arial" w:hAnsi="Arial" w:cs="Arial"/>
          <w:sz w:val="22"/>
          <w:szCs w:val="22"/>
        </w:rPr>
        <w:t>Tonnoir</w:t>
      </w:r>
      <w:proofErr w:type="spellEnd"/>
      <w:r w:rsidRPr="00394FB2">
        <w:rPr>
          <w:rFonts w:ascii="Arial" w:hAnsi="Arial" w:cs="Arial"/>
          <w:sz w:val="22"/>
          <w:szCs w:val="22"/>
        </w:rPr>
        <w:t>)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Psychodidae</w:t>
      </w:r>
      <w:proofErr w:type="spellEnd"/>
      <w:r w:rsidRPr="00394FB2">
        <w:rPr>
          <w:rFonts w:ascii="Arial" w:hAnsi="Arial" w:cs="Arial"/>
          <w:sz w:val="22"/>
          <w:szCs w:val="22"/>
        </w:rPr>
        <w:t xml:space="preserve">, </w:t>
      </w:r>
      <w:proofErr w:type="spellStart"/>
      <w:r w:rsidRPr="00394FB2">
        <w:rPr>
          <w:rFonts w:ascii="Arial" w:hAnsi="Arial" w:cs="Arial"/>
          <w:sz w:val="22"/>
          <w:szCs w:val="22"/>
        </w:rPr>
        <w:t>Sycoracinae</w:t>
      </w:r>
      <w:proofErr w:type="spellEnd"/>
      <w:r w:rsidRPr="00394FB2">
        <w:rPr>
          <w:rFonts w:ascii="Arial" w:hAnsi="Arial" w:cs="Arial"/>
          <w:sz w:val="22"/>
          <w:szCs w:val="22"/>
        </w:rPr>
        <w:t xml:space="preserve">) with the first identification of a blood meal host for the species.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4048(1): 114–126.</w:t>
      </w:r>
    </w:p>
    <w:p w14:paraId="6BD5D5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17.</w:t>
      </w:r>
      <w:r w:rsidRPr="00394FB2">
        <w:rPr>
          <w:rFonts w:ascii="Arial" w:hAnsi="Arial" w:cs="Arial"/>
          <w:sz w:val="22"/>
          <w:szCs w:val="22"/>
        </w:rPr>
        <w:tab/>
      </w:r>
      <w:proofErr w:type="spellStart"/>
      <w:r w:rsidRPr="00394FB2">
        <w:rPr>
          <w:rFonts w:ascii="Arial" w:hAnsi="Arial" w:cs="Arial"/>
          <w:sz w:val="22"/>
          <w:szCs w:val="22"/>
        </w:rPr>
        <w:t>Drayson</w:t>
      </w:r>
      <w:proofErr w:type="spellEnd"/>
      <w:r w:rsidRPr="00394FB2">
        <w:rPr>
          <w:rFonts w:ascii="Arial" w:hAnsi="Arial" w:cs="Arial"/>
          <w:sz w:val="22"/>
          <w:szCs w:val="22"/>
        </w:rPr>
        <w:t xml:space="preserve">, N., Cranston, P.S. &amp; </w:t>
      </w:r>
      <w:proofErr w:type="spellStart"/>
      <w:r w:rsidRPr="00394FB2">
        <w:rPr>
          <w:rFonts w:ascii="Arial" w:hAnsi="Arial" w:cs="Arial"/>
          <w:sz w:val="22"/>
          <w:szCs w:val="22"/>
        </w:rPr>
        <w:t>Krosch</w:t>
      </w:r>
      <w:proofErr w:type="spellEnd"/>
      <w:r w:rsidRPr="00394FB2">
        <w:rPr>
          <w:rFonts w:ascii="Arial" w:hAnsi="Arial" w:cs="Arial"/>
          <w:sz w:val="22"/>
          <w:szCs w:val="22"/>
        </w:rPr>
        <w:t xml:space="preserve">, M.N. 2015. Taxonomic review of the </w:t>
      </w:r>
      <w:proofErr w:type="spellStart"/>
      <w:r w:rsidRPr="00394FB2">
        <w:rPr>
          <w:rFonts w:ascii="Arial" w:hAnsi="Arial" w:cs="Arial"/>
          <w:sz w:val="22"/>
          <w:szCs w:val="22"/>
        </w:rPr>
        <w:t>chironomid</w:t>
      </w:r>
      <w:proofErr w:type="spellEnd"/>
      <w:r w:rsidRPr="00394FB2">
        <w:rPr>
          <w:rFonts w:ascii="Arial" w:hAnsi="Arial" w:cs="Arial"/>
          <w:sz w:val="22"/>
          <w:szCs w:val="22"/>
        </w:rPr>
        <w:t xml:space="preserve"> genus </w:t>
      </w:r>
      <w:proofErr w:type="spellStart"/>
      <w:r w:rsidRPr="00394FB2">
        <w:rPr>
          <w:rFonts w:ascii="Arial" w:hAnsi="Arial" w:cs="Arial"/>
          <w:sz w:val="22"/>
          <w:szCs w:val="22"/>
        </w:rPr>
        <w:t>Cricotopus</w:t>
      </w:r>
      <w:proofErr w:type="spellEnd"/>
      <w:r w:rsidRPr="00394FB2">
        <w:rPr>
          <w:rFonts w:ascii="Arial" w:hAnsi="Arial" w:cs="Arial"/>
          <w:sz w:val="22"/>
          <w:szCs w:val="22"/>
        </w:rPr>
        <w:t xml:space="preserve"> </w:t>
      </w:r>
      <w:proofErr w:type="spellStart"/>
      <w:r w:rsidRPr="00394FB2">
        <w:rPr>
          <w:rFonts w:ascii="Arial" w:hAnsi="Arial" w:cs="Arial"/>
          <w:sz w:val="22"/>
          <w:szCs w:val="22"/>
        </w:rPr>
        <w:t>v.d</w:t>
      </w:r>
      <w:proofErr w:type="spellEnd"/>
      <w:r w:rsidRPr="00394FB2">
        <w:rPr>
          <w:rFonts w:ascii="Arial" w:hAnsi="Arial" w:cs="Arial"/>
          <w:sz w:val="22"/>
          <w:szCs w:val="22"/>
        </w:rPr>
        <w:t xml:space="preserve">. </w:t>
      </w:r>
      <w:proofErr w:type="spellStart"/>
      <w:r w:rsidRPr="00394FB2">
        <w:rPr>
          <w:rFonts w:ascii="Arial" w:hAnsi="Arial" w:cs="Arial"/>
          <w:sz w:val="22"/>
          <w:szCs w:val="22"/>
        </w:rPr>
        <w:t>Wulp</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Chironomidae</w:t>
      </w:r>
      <w:proofErr w:type="spellEnd"/>
      <w:r w:rsidRPr="00394FB2">
        <w:rPr>
          <w:rFonts w:ascii="Arial" w:hAnsi="Arial" w:cs="Arial"/>
          <w:sz w:val="22"/>
          <w:szCs w:val="22"/>
        </w:rPr>
        <w:t xml:space="preserve">) from Australia: keys to males, females, pupae and larvae, description of ten new species and comments on </w:t>
      </w:r>
      <w:proofErr w:type="spellStart"/>
      <w:r w:rsidRPr="00394FB2">
        <w:rPr>
          <w:rFonts w:ascii="Arial" w:hAnsi="Arial" w:cs="Arial"/>
          <w:sz w:val="22"/>
          <w:szCs w:val="22"/>
        </w:rPr>
        <w:t>Paratrichocladius</w:t>
      </w:r>
      <w:proofErr w:type="spellEnd"/>
      <w:r w:rsidRPr="00394FB2">
        <w:rPr>
          <w:rFonts w:ascii="Arial" w:hAnsi="Arial" w:cs="Arial"/>
          <w:sz w:val="22"/>
          <w:szCs w:val="22"/>
        </w:rPr>
        <w:t xml:space="preserve"> Santos Abreu.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3919 (1): 1–40.</w:t>
      </w:r>
    </w:p>
    <w:p w14:paraId="056C670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18.</w:t>
      </w:r>
      <w:r w:rsidRPr="00394FB2">
        <w:rPr>
          <w:rFonts w:ascii="Arial" w:hAnsi="Arial" w:cs="Arial"/>
          <w:sz w:val="22"/>
          <w:szCs w:val="22"/>
        </w:rPr>
        <w:tab/>
        <w:t xml:space="preserve">Farnsworth, E.J., M. Chu, W.J. Kress, A.K. Neill, J. Pickering, G.W. Courtney, J.K. </w:t>
      </w:r>
      <w:proofErr w:type="spellStart"/>
      <w:r w:rsidRPr="00394FB2">
        <w:rPr>
          <w:rFonts w:ascii="Arial" w:hAnsi="Arial" w:cs="Arial"/>
          <w:sz w:val="22"/>
          <w:szCs w:val="22"/>
        </w:rPr>
        <w:t>VanDyk</w:t>
      </w:r>
      <w:proofErr w:type="spellEnd"/>
      <w:r w:rsidRPr="00394FB2">
        <w:rPr>
          <w:rFonts w:ascii="Arial" w:hAnsi="Arial" w:cs="Arial"/>
          <w:sz w:val="22"/>
          <w:szCs w:val="22"/>
        </w:rPr>
        <w:t>, &amp; A.M. Ellison. 2013. Next-generation field guides. Bioscience 63: 891-899.</w:t>
      </w:r>
    </w:p>
    <w:p w14:paraId="2AB8FB5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19.</w:t>
      </w:r>
      <w:r w:rsidRPr="00394FB2">
        <w:rPr>
          <w:rFonts w:ascii="Arial" w:hAnsi="Arial" w:cs="Arial"/>
          <w:sz w:val="22"/>
          <w:szCs w:val="22"/>
        </w:rPr>
        <w:tab/>
      </w:r>
      <w:proofErr w:type="spellStart"/>
      <w:r w:rsidRPr="00394FB2">
        <w:rPr>
          <w:rFonts w:ascii="Arial" w:hAnsi="Arial" w:cs="Arial"/>
          <w:sz w:val="22"/>
          <w:szCs w:val="22"/>
        </w:rPr>
        <w:t>Fasbender</w:t>
      </w:r>
      <w:proofErr w:type="spellEnd"/>
      <w:r w:rsidRPr="00394FB2">
        <w:rPr>
          <w:rFonts w:ascii="Arial" w:hAnsi="Arial" w:cs="Arial"/>
          <w:sz w:val="22"/>
          <w:szCs w:val="22"/>
        </w:rPr>
        <w:t xml:space="preserve">, A. &amp; G.W. Courtney. 2014. Case 3664. </w:t>
      </w:r>
      <w:proofErr w:type="spellStart"/>
      <w:r w:rsidRPr="00394FB2">
        <w:rPr>
          <w:rFonts w:ascii="Arial" w:hAnsi="Arial" w:cs="Arial"/>
          <w:sz w:val="22"/>
          <w:szCs w:val="22"/>
        </w:rPr>
        <w:t>Tipula</w:t>
      </w:r>
      <w:proofErr w:type="spellEnd"/>
      <w:r w:rsidRPr="00394FB2">
        <w:rPr>
          <w:rFonts w:ascii="Arial" w:hAnsi="Arial" w:cs="Arial"/>
          <w:sz w:val="22"/>
          <w:szCs w:val="22"/>
        </w:rPr>
        <w:t xml:space="preserve"> </w:t>
      </w:r>
      <w:proofErr w:type="spellStart"/>
      <w:r w:rsidRPr="00394FB2">
        <w:rPr>
          <w:rFonts w:ascii="Arial" w:hAnsi="Arial" w:cs="Arial"/>
          <w:sz w:val="22"/>
          <w:szCs w:val="22"/>
        </w:rPr>
        <w:t>contaminata</w:t>
      </w:r>
      <w:proofErr w:type="spellEnd"/>
      <w:r w:rsidRPr="00394FB2">
        <w:rPr>
          <w:rFonts w:ascii="Arial" w:hAnsi="Arial" w:cs="Arial"/>
          <w:sz w:val="22"/>
          <w:szCs w:val="22"/>
        </w:rPr>
        <w:t xml:space="preserve"> Linnaeus, 1758 (currently </w:t>
      </w:r>
      <w:proofErr w:type="spellStart"/>
      <w:r w:rsidRPr="00394FB2">
        <w:rPr>
          <w:rFonts w:ascii="Arial" w:hAnsi="Arial" w:cs="Arial"/>
          <w:sz w:val="22"/>
          <w:szCs w:val="22"/>
        </w:rPr>
        <w:t>Ptychoptera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contaminata</w:t>
      </w:r>
      <w:proofErr w:type="spellEnd"/>
      <w:r w:rsidRPr="00394FB2">
        <w:rPr>
          <w:rFonts w:ascii="Arial" w:hAnsi="Arial" w:cs="Arial"/>
          <w:sz w:val="22"/>
          <w:szCs w:val="22"/>
        </w:rPr>
        <w:t xml:space="preserve">; </w:t>
      </w:r>
      <w:proofErr w:type="spellStart"/>
      <w:r w:rsidRPr="00394FB2">
        <w:rPr>
          <w:rFonts w:ascii="Arial" w:hAnsi="Arial" w:cs="Arial"/>
          <w:sz w:val="22"/>
          <w:szCs w:val="22"/>
        </w:rPr>
        <w:t>Insecta</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proposed conservation of prevailing usage through designation of a </w:t>
      </w:r>
      <w:proofErr w:type="spellStart"/>
      <w:r w:rsidRPr="00394FB2">
        <w:rPr>
          <w:rFonts w:ascii="Arial" w:hAnsi="Arial" w:cs="Arial"/>
          <w:sz w:val="22"/>
          <w:szCs w:val="22"/>
        </w:rPr>
        <w:t>neotype</w:t>
      </w:r>
      <w:proofErr w:type="spellEnd"/>
      <w:r w:rsidRPr="00394FB2">
        <w:rPr>
          <w:rFonts w:ascii="Arial" w:hAnsi="Arial" w:cs="Arial"/>
          <w:sz w:val="22"/>
          <w:szCs w:val="22"/>
        </w:rPr>
        <w:t xml:space="preserve">. Bulletin of Zoological Nomenclature 71(4): 237-243. </w:t>
      </w:r>
    </w:p>
    <w:p w14:paraId="159002B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20.</w:t>
      </w:r>
      <w:r w:rsidRPr="00394FB2">
        <w:rPr>
          <w:rFonts w:ascii="Arial" w:hAnsi="Arial" w:cs="Arial"/>
          <w:sz w:val="22"/>
          <w:szCs w:val="22"/>
        </w:rPr>
        <w:tab/>
        <w:t xml:space="preserve">Huang, Y.T. &amp; P.H. Adler. 2011. Chromosomal relationships of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suzukii</w:t>
      </w:r>
      <w:proofErr w:type="spellEnd"/>
      <w:r w:rsidRPr="00394FB2">
        <w:rPr>
          <w:rFonts w:ascii="Arial" w:hAnsi="Arial" w:cs="Arial"/>
          <w:sz w:val="22"/>
          <w:szCs w:val="22"/>
        </w:rPr>
        <w:t xml:space="preserve">, an Old World member of the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tuberosum</w:t>
      </w:r>
      <w:proofErr w:type="spellEnd"/>
      <w:r w:rsidRPr="00394FB2">
        <w:rPr>
          <w:rFonts w:ascii="Arial" w:hAnsi="Arial" w:cs="Arial"/>
          <w:sz w:val="22"/>
          <w:szCs w:val="22"/>
        </w:rPr>
        <w:t xml:space="preserve"> species group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Medical Entomology and Zoology 62: 23-30.</w:t>
      </w:r>
    </w:p>
    <w:p w14:paraId="50C5F25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21.</w:t>
      </w:r>
      <w:r w:rsidRPr="00394FB2">
        <w:rPr>
          <w:rFonts w:ascii="Arial" w:hAnsi="Arial" w:cs="Arial"/>
          <w:sz w:val="22"/>
          <w:szCs w:val="22"/>
        </w:rPr>
        <w:tab/>
        <w:t xml:space="preserve">Huang, Y.T., P.H. Adler &amp; H. Takaoka. 2011. </w:t>
      </w:r>
      <w:proofErr w:type="spellStart"/>
      <w:r w:rsidRPr="00394FB2">
        <w:rPr>
          <w:rFonts w:ascii="Arial" w:hAnsi="Arial" w:cs="Arial"/>
          <w:sz w:val="22"/>
          <w:szCs w:val="22"/>
        </w:rPr>
        <w:t>Polytene</w:t>
      </w:r>
      <w:proofErr w:type="spellEnd"/>
      <w:r w:rsidRPr="00394FB2">
        <w:rPr>
          <w:rFonts w:ascii="Arial" w:hAnsi="Arial" w:cs="Arial"/>
          <w:sz w:val="22"/>
          <w:szCs w:val="22"/>
        </w:rPr>
        <w:t xml:space="preserve"> chromosomes of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arakawae</w:t>
      </w:r>
      <w:proofErr w:type="spellEnd"/>
      <w:r w:rsidRPr="00394FB2">
        <w:rPr>
          <w:rFonts w:ascii="Arial" w:hAnsi="Arial" w:cs="Arial"/>
          <w:sz w:val="22"/>
          <w:szCs w:val="22"/>
        </w:rPr>
        <w:t xml:space="preserve">, a pest species in the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venustum</w:t>
      </w:r>
      <w:proofErr w:type="spellEnd"/>
      <w:r w:rsidRPr="00394FB2">
        <w:rPr>
          <w:rFonts w:ascii="Arial" w:hAnsi="Arial" w:cs="Arial"/>
          <w:sz w:val="22"/>
          <w:szCs w:val="22"/>
        </w:rPr>
        <w:t xml:space="preserve"> species group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from Japan. Tropical Biomedicine 28(2): 376-381.</w:t>
      </w:r>
    </w:p>
    <w:p w14:paraId="54EEB9BD"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22.</w:t>
      </w:r>
      <w:r w:rsidRPr="00394FB2">
        <w:rPr>
          <w:rFonts w:ascii="Arial" w:hAnsi="Arial" w:cs="Arial"/>
          <w:sz w:val="22"/>
          <w:szCs w:val="22"/>
        </w:rPr>
        <w:tab/>
        <w:t xml:space="preserve">Jacobson, A.J., G.R. Curler, G.W. Courtney, &amp; J.K. Moulton. 2011. New species of net-winged midges of the genus </w:t>
      </w:r>
      <w:proofErr w:type="spellStart"/>
      <w:r w:rsidRPr="00394FB2">
        <w:rPr>
          <w:rFonts w:ascii="Arial" w:hAnsi="Arial" w:cs="Arial"/>
          <w:sz w:val="22"/>
          <w:szCs w:val="22"/>
        </w:rPr>
        <w:t>Blepharicera</w:t>
      </w:r>
      <w:proofErr w:type="spellEnd"/>
      <w:r w:rsidRPr="00394FB2">
        <w:rPr>
          <w:rFonts w:ascii="Arial" w:hAnsi="Arial" w:cs="Arial"/>
          <w:sz w:val="22"/>
          <w:szCs w:val="22"/>
        </w:rPr>
        <w:t xml:space="preserve"> </w:t>
      </w:r>
      <w:proofErr w:type="spellStart"/>
      <w:r w:rsidRPr="00394FB2">
        <w:rPr>
          <w:rFonts w:ascii="Arial" w:hAnsi="Arial" w:cs="Arial"/>
          <w:sz w:val="22"/>
          <w:szCs w:val="22"/>
        </w:rPr>
        <w:t>Macquart</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Blephariceridae</w:t>
      </w:r>
      <w:proofErr w:type="spellEnd"/>
      <w:r w:rsidRPr="00394FB2">
        <w:rPr>
          <w:rFonts w:ascii="Arial" w:hAnsi="Arial" w:cs="Arial"/>
          <w:sz w:val="22"/>
          <w:szCs w:val="22"/>
        </w:rPr>
        <w:t>) from eastern North America. Systematic Entomology 36: 768–800.</w:t>
      </w:r>
    </w:p>
    <w:p w14:paraId="6558621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23.</w:t>
      </w:r>
      <w:r w:rsidRPr="00394FB2">
        <w:rPr>
          <w:rFonts w:ascii="Arial" w:hAnsi="Arial" w:cs="Arial"/>
          <w:sz w:val="22"/>
          <w:szCs w:val="22"/>
        </w:rPr>
        <w:tab/>
      </w:r>
      <w:proofErr w:type="spellStart"/>
      <w:r w:rsidRPr="00394FB2">
        <w:rPr>
          <w:rFonts w:ascii="Arial" w:hAnsi="Arial" w:cs="Arial"/>
          <w:sz w:val="22"/>
          <w:szCs w:val="22"/>
        </w:rPr>
        <w:t>Khazeni</w:t>
      </w:r>
      <w:proofErr w:type="spellEnd"/>
      <w:r w:rsidRPr="00394FB2">
        <w:rPr>
          <w:rFonts w:ascii="Arial" w:hAnsi="Arial" w:cs="Arial"/>
          <w:sz w:val="22"/>
          <w:szCs w:val="22"/>
        </w:rPr>
        <w:t xml:space="preserve">, A., P.H. Adler, Z. </w:t>
      </w:r>
      <w:proofErr w:type="spellStart"/>
      <w:r w:rsidRPr="00394FB2">
        <w:rPr>
          <w:rFonts w:ascii="Arial" w:hAnsi="Arial" w:cs="Arial"/>
          <w:sz w:val="22"/>
          <w:szCs w:val="22"/>
        </w:rPr>
        <w:t>Telmadareiiy</w:t>
      </w:r>
      <w:proofErr w:type="spellEnd"/>
      <w:r w:rsidRPr="00394FB2">
        <w:rPr>
          <w:rFonts w:ascii="Arial" w:hAnsi="Arial" w:cs="Arial"/>
          <w:sz w:val="22"/>
          <w:szCs w:val="22"/>
        </w:rPr>
        <w:t xml:space="preserve">, M.A. </w:t>
      </w:r>
      <w:proofErr w:type="spellStart"/>
      <w:r w:rsidRPr="00394FB2">
        <w:rPr>
          <w:rFonts w:ascii="Arial" w:hAnsi="Arial" w:cs="Arial"/>
          <w:sz w:val="22"/>
          <w:szCs w:val="22"/>
        </w:rPr>
        <w:t>Oshaghi</w:t>
      </w:r>
      <w:proofErr w:type="spellEnd"/>
      <w:r w:rsidRPr="00394FB2">
        <w:rPr>
          <w:rFonts w:ascii="Arial" w:hAnsi="Arial" w:cs="Arial"/>
          <w:sz w:val="22"/>
          <w:szCs w:val="22"/>
        </w:rPr>
        <w:t xml:space="preserve">, H. </w:t>
      </w:r>
      <w:proofErr w:type="spellStart"/>
      <w:r w:rsidRPr="00394FB2">
        <w:rPr>
          <w:rFonts w:ascii="Arial" w:hAnsi="Arial" w:cs="Arial"/>
          <w:sz w:val="22"/>
          <w:szCs w:val="22"/>
        </w:rPr>
        <w:t>Vatandoost</w:t>
      </w:r>
      <w:proofErr w:type="spellEnd"/>
      <w:r w:rsidRPr="00394FB2">
        <w:rPr>
          <w:rFonts w:ascii="Arial" w:hAnsi="Arial" w:cs="Arial"/>
          <w:sz w:val="22"/>
          <w:szCs w:val="22"/>
        </w:rPr>
        <w:t xml:space="preserve">, S.M. </w:t>
      </w:r>
      <w:proofErr w:type="spellStart"/>
      <w:r w:rsidRPr="00394FB2">
        <w:rPr>
          <w:rFonts w:ascii="Arial" w:hAnsi="Arial" w:cs="Arial"/>
          <w:sz w:val="22"/>
          <w:szCs w:val="22"/>
        </w:rPr>
        <w:t>Abtahi</w:t>
      </w:r>
      <w:proofErr w:type="spellEnd"/>
      <w:r w:rsidRPr="00394FB2">
        <w:rPr>
          <w:rFonts w:ascii="Arial" w:hAnsi="Arial" w:cs="Arial"/>
          <w:sz w:val="22"/>
          <w:szCs w:val="22"/>
        </w:rPr>
        <w:t xml:space="preserve"> &amp; A. </w:t>
      </w:r>
      <w:proofErr w:type="spellStart"/>
      <w:r w:rsidRPr="00394FB2">
        <w:rPr>
          <w:rFonts w:ascii="Arial" w:hAnsi="Arial" w:cs="Arial"/>
          <w:sz w:val="22"/>
          <w:szCs w:val="22"/>
        </w:rPr>
        <w:t>Lofti</w:t>
      </w:r>
      <w:proofErr w:type="spellEnd"/>
      <w:r w:rsidRPr="00394FB2">
        <w:rPr>
          <w:rFonts w:ascii="Arial" w:hAnsi="Arial" w:cs="Arial"/>
          <w:sz w:val="22"/>
          <w:szCs w:val="22"/>
        </w:rPr>
        <w:t>. 2013. The black flies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xml:space="preserve">) of Iran.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3694: 67-74.</w:t>
      </w:r>
    </w:p>
    <w:p w14:paraId="0AB83C24"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24.</w:t>
      </w:r>
      <w:r w:rsidRPr="00394FB2">
        <w:rPr>
          <w:rFonts w:ascii="Arial" w:hAnsi="Arial" w:cs="Arial"/>
          <w:sz w:val="22"/>
          <w:szCs w:val="22"/>
        </w:rPr>
        <w:tab/>
      </w:r>
      <w:proofErr w:type="spellStart"/>
      <w:r w:rsidRPr="00394FB2">
        <w:rPr>
          <w:rFonts w:ascii="Arial" w:hAnsi="Arial" w:cs="Arial"/>
          <w:sz w:val="22"/>
          <w:szCs w:val="22"/>
        </w:rPr>
        <w:t>Krosch</w:t>
      </w:r>
      <w:proofErr w:type="spellEnd"/>
      <w:r w:rsidRPr="00394FB2">
        <w:rPr>
          <w:rFonts w:ascii="Arial" w:hAnsi="Arial" w:cs="Arial"/>
          <w:sz w:val="22"/>
          <w:szCs w:val="22"/>
        </w:rPr>
        <w:t xml:space="preserve">, M.N. &amp; Cranston, P.S. 2012. Non-destructive DNA extraction, including of fragile pupal </w:t>
      </w:r>
      <w:proofErr w:type="spellStart"/>
      <w:r w:rsidRPr="00394FB2">
        <w:rPr>
          <w:rFonts w:ascii="Arial" w:hAnsi="Arial" w:cs="Arial"/>
          <w:sz w:val="22"/>
          <w:szCs w:val="22"/>
        </w:rPr>
        <w:t>exuviae</w:t>
      </w:r>
      <w:proofErr w:type="spellEnd"/>
      <w:r w:rsidRPr="00394FB2">
        <w:rPr>
          <w:rFonts w:ascii="Arial" w:hAnsi="Arial" w:cs="Arial"/>
          <w:sz w:val="22"/>
          <w:szCs w:val="22"/>
        </w:rPr>
        <w:t xml:space="preserve">, extends </w:t>
      </w:r>
      <w:proofErr w:type="spellStart"/>
      <w:r w:rsidRPr="00394FB2">
        <w:rPr>
          <w:rFonts w:ascii="Arial" w:hAnsi="Arial" w:cs="Arial"/>
          <w:sz w:val="22"/>
          <w:szCs w:val="22"/>
        </w:rPr>
        <w:t>analysable</w:t>
      </w:r>
      <w:proofErr w:type="spellEnd"/>
      <w:r w:rsidRPr="00394FB2">
        <w:rPr>
          <w:rFonts w:ascii="Arial" w:hAnsi="Arial" w:cs="Arial"/>
          <w:sz w:val="22"/>
          <w:szCs w:val="22"/>
        </w:rPr>
        <w:t xml:space="preserve"> collections and enhances vouchering. </w:t>
      </w:r>
      <w:proofErr w:type="spellStart"/>
      <w:r w:rsidRPr="00394FB2">
        <w:rPr>
          <w:rFonts w:ascii="Arial" w:hAnsi="Arial" w:cs="Arial"/>
          <w:sz w:val="22"/>
          <w:szCs w:val="22"/>
        </w:rPr>
        <w:t>Chironomus</w:t>
      </w:r>
      <w:proofErr w:type="spellEnd"/>
      <w:r w:rsidRPr="00394FB2">
        <w:rPr>
          <w:rFonts w:ascii="Arial" w:hAnsi="Arial" w:cs="Arial"/>
          <w:sz w:val="22"/>
          <w:szCs w:val="22"/>
        </w:rPr>
        <w:t xml:space="preserve"> 25: 22-27.</w:t>
      </w:r>
    </w:p>
    <w:p w14:paraId="58E7E9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25.</w:t>
      </w:r>
      <w:r w:rsidRPr="00394FB2">
        <w:rPr>
          <w:rFonts w:ascii="Arial" w:hAnsi="Arial" w:cs="Arial"/>
          <w:sz w:val="22"/>
          <w:szCs w:val="22"/>
        </w:rPr>
        <w:tab/>
      </w:r>
      <w:proofErr w:type="spellStart"/>
      <w:r w:rsidRPr="00394FB2">
        <w:rPr>
          <w:rFonts w:ascii="Arial" w:hAnsi="Arial" w:cs="Arial"/>
          <w:sz w:val="22"/>
          <w:szCs w:val="22"/>
        </w:rPr>
        <w:t>Krosch</w:t>
      </w:r>
      <w:proofErr w:type="spellEnd"/>
      <w:r w:rsidRPr="00394FB2">
        <w:rPr>
          <w:rFonts w:ascii="Arial" w:hAnsi="Arial" w:cs="Arial"/>
          <w:sz w:val="22"/>
          <w:szCs w:val="22"/>
        </w:rPr>
        <w:t xml:space="preserve">, M.N., Baker, A.M., Mather, P.B. &amp; Cranston, P.S.  2012. Comparison of intraspecific genetic structure among related </w:t>
      </w:r>
      <w:proofErr w:type="spellStart"/>
      <w:r w:rsidRPr="00394FB2">
        <w:rPr>
          <w:rFonts w:ascii="Arial" w:hAnsi="Arial" w:cs="Arial"/>
          <w:sz w:val="22"/>
          <w:szCs w:val="22"/>
        </w:rPr>
        <w:t>chironomids</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from New Zealand and Patagonia: disparity between potential and realized dispersal. Freshwater Science 31: 1105–1120.</w:t>
      </w:r>
    </w:p>
    <w:p w14:paraId="53F5A4B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lastRenderedPageBreak/>
        <w:t>26.</w:t>
      </w:r>
      <w:r w:rsidRPr="00394FB2">
        <w:rPr>
          <w:rFonts w:ascii="Arial" w:hAnsi="Arial" w:cs="Arial"/>
          <w:sz w:val="22"/>
          <w:szCs w:val="22"/>
        </w:rPr>
        <w:tab/>
      </w:r>
      <w:proofErr w:type="spellStart"/>
      <w:r w:rsidRPr="00394FB2">
        <w:rPr>
          <w:rFonts w:ascii="Arial" w:hAnsi="Arial" w:cs="Arial"/>
          <w:sz w:val="22"/>
          <w:szCs w:val="22"/>
        </w:rPr>
        <w:t>Krosch</w:t>
      </w:r>
      <w:proofErr w:type="spellEnd"/>
      <w:r w:rsidRPr="00394FB2">
        <w:rPr>
          <w:rFonts w:ascii="Arial" w:hAnsi="Arial" w:cs="Arial"/>
          <w:sz w:val="22"/>
          <w:szCs w:val="22"/>
        </w:rPr>
        <w:t>, M.N</w:t>
      </w:r>
      <w:proofErr w:type="gramStart"/>
      <w:r w:rsidRPr="00394FB2">
        <w:rPr>
          <w:rFonts w:ascii="Arial" w:hAnsi="Arial" w:cs="Arial"/>
          <w:sz w:val="22"/>
          <w:szCs w:val="22"/>
        </w:rPr>
        <w:t>..</w:t>
      </w:r>
      <w:proofErr w:type="gramEnd"/>
      <w:r w:rsidRPr="00394FB2">
        <w:rPr>
          <w:rFonts w:ascii="Arial" w:hAnsi="Arial" w:cs="Arial"/>
          <w:sz w:val="22"/>
          <w:szCs w:val="22"/>
        </w:rPr>
        <w:t xml:space="preserve"> &amp; Cranston, </w:t>
      </w:r>
      <w:proofErr w:type="gramStart"/>
      <w:r w:rsidRPr="00394FB2">
        <w:rPr>
          <w:rFonts w:ascii="Arial" w:hAnsi="Arial" w:cs="Arial"/>
          <w:sz w:val="22"/>
          <w:szCs w:val="22"/>
        </w:rPr>
        <w:t>P.S  2013</w:t>
      </w:r>
      <w:proofErr w:type="gramEnd"/>
      <w:r w:rsidRPr="00394FB2">
        <w:rPr>
          <w:rFonts w:ascii="Arial" w:hAnsi="Arial" w:cs="Arial"/>
          <w:sz w:val="22"/>
          <w:szCs w:val="22"/>
        </w:rPr>
        <w:t xml:space="preserve">. Not drowning, (hand)waving? Molecular phylogenetics, biogeography and evolutionary tempo of the ‘Gondwanan’ midge </w:t>
      </w:r>
      <w:proofErr w:type="spellStart"/>
      <w:r w:rsidRPr="00394FB2">
        <w:rPr>
          <w:rFonts w:ascii="Arial" w:hAnsi="Arial" w:cs="Arial"/>
          <w:sz w:val="22"/>
          <w:szCs w:val="22"/>
        </w:rPr>
        <w:t>Stictocladius</w:t>
      </w:r>
      <w:proofErr w:type="spellEnd"/>
      <w:r w:rsidRPr="00394FB2">
        <w:rPr>
          <w:rFonts w:ascii="Arial" w:hAnsi="Arial" w:cs="Arial"/>
          <w:sz w:val="22"/>
          <w:szCs w:val="22"/>
        </w:rPr>
        <w:t xml:space="preserve"> Edwards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Chironomidae</w:t>
      </w:r>
      <w:proofErr w:type="spellEnd"/>
      <w:r w:rsidRPr="00394FB2">
        <w:rPr>
          <w:rFonts w:ascii="Arial" w:hAnsi="Arial" w:cs="Arial"/>
          <w:sz w:val="22"/>
          <w:szCs w:val="22"/>
        </w:rPr>
        <w:t>). Molecular Phylogenetics and Evolution 68(3): 595-603.</w:t>
      </w:r>
    </w:p>
    <w:p w14:paraId="11BD2327"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27.</w:t>
      </w:r>
      <w:r w:rsidRPr="00394FB2">
        <w:rPr>
          <w:rFonts w:ascii="Arial" w:hAnsi="Arial" w:cs="Arial"/>
          <w:sz w:val="22"/>
          <w:szCs w:val="22"/>
        </w:rPr>
        <w:tab/>
      </w:r>
      <w:proofErr w:type="spellStart"/>
      <w:r w:rsidRPr="00394FB2">
        <w:rPr>
          <w:rFonts w:ascii="Arial" w:hAnsi="Arial" w:cs="Arial"/>
          <w:sz w:val="22"/>
          <w:szCs w:val="22"/>
        </w:rPr>
        <w:t>Krosch</w:t>
      </w:r>
      <w:proofErr w:type="spellEnd"/>
      <w:r w:rsidRPr="00394FB2">
        <w:rPr>
          <w:rFonts w:ascii="Arial" w:hAnsi="Arial" w:cs="Arial"/>
          <w:sz w:val="22"/>
          <w:szCs w:val="22"/>
        </w:rPr>
        <w:t xml:space="preserve">, M.N., Cranston, P.S., Baker, A.M. &amp; </w:t>
      </w:r>
      <w:proofErr w:type="spellStart"/>
      <w:r w:rsidRPr="00394FB2">
        <w:rPr>
          <w:rFonts w:ascii="Arial" w:hAnsi="Arial" w:cs="Arial"/>
          <w:sz w:val="22"/>
          <w:szCs w:val="22"/>
        </w:rPr>
        <w:t>Vink</w:t>
      </w:r>
      <w:proofErr w:type="spellEnd"/>
      <w:r w:rsidRPr="00394FB2">
        <w:rPr>
          <w:rFonts w:ascii="Arial" w:hAnsi="Arial" w:cs="Arial"/>
          <w:sz w:val="22"/>
          <w:szCs w:val="22"/>
        </w:rPr>
        <w:t xml:space="preserve">, S. 2015. Molecular data extend Australian </w:t>
      </w:r>
      <w:proofErr w:type="spellStart"/>
      <w:r w:rsidRPr="00394FB2">
        <w:rPr>
          <w:rFonts w:ascii="Arial" w:hAnsi="Arial" w:cs="Arial"/>
          <w:sz w:val="22"/>
          <w:szCs w:val="22"/>
        </w:rPr>
        <w:t>Cricotopus</w:t>
      </w:r>
      <w:proofErr w:type="spellEnd"/>
      <w:r w:rsidRPr="00394FB2">
        <w:rPr>
          <w:rFonts w:ascii="Arial" w:hAnsi="Arial" w:cs="Arial"/>
          <w:sz w:val="22"/>
          <w:szCs w:val="22"/>
        </w:rPr>
        <w:t xml:space="preserve"> midge (</w:t>
      </w:r>
      <w:proofErr w:type="spellStart"/>
      <w:r w:rsidRPr="00394FB2">
        <w:rPr>
          <w:rFonts w:ascii="Arial" w:hAnsi="Arial" w:cs="Arial"/>
          <w:sz w:val="22"/>
          <w:szCs w:val="22"/>
        </w:rPr>
        <w:t>Chironomidae</w:t>
      </w:r>
      <w:proofErr w:type="spellEnd"/>
      <w:r w:rsidRPr="00394FB2">
        <w:rPr>
          <w:rFonts w:ascii="Arial" w:hAnsi="Arial" w:cs="Arial"/>
          <w:sz w:val="22"/>
          <w:szCs w:val="22"/>
        </w:rPr>
        <w:t xml:space="preserve">) species diversity, and provide a phylogenetic hypothesis for biogeography and freshwater monitoring. Zoological Journal of the </w:t>
      </w:r>
      <w:proofErr w:type="spellStart"/>
      <w:r w:rsidRPr="00394FB2">
        <w:rPr>
          <w:rFonts w:ascii="Arial" w:hAnsi="Arial" w:cs="Arial"/>
          <w:sz w:val="22"/>
          <w:szCs w:val="22"/>
        </w:rPr>
        <w:t>Linnean</w:t>
      </w:r>
      <w:proofErr w:type="spellEnd"/>
      <w:r w:rsidRPr="00394FB2">
        <w:rPr>
          <w:rFonts w:ascii="Arial" w:hAnsi="Arial" w:cs="Arial"/>
          <w:sz w:val="22"/>
          <w:szCs w:val="22"/>
        </w:rPr>
        <w:t xml:space="preserve"> Society 175(3): 496-509.</w:t>
      </w:r>
    </w:p>
    <w:p w14:paraId="1FFA4FC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28.</w:t>
      </w:r>
      <w:r w:rsidRPr="00394FB2">
        <w:rPr>
          <w:rFonts w:ascii="Arial" w:hAnsi="Arial" w:cs="Arial"/>
          <w:sz w:val="22"/>
          <w:szCs w:val="22"/>
        </w:rPr>
        <w:tab/>
        <w:t xml:space="preserve">Lambkin, C.L, B.J. Sinclair, T. Pape, G.W. Courtney, J.H. Skevington, R. Meier, D.K. </w:t>
      </w:r>
      <w:proofErr w:type="spellStart"/>
      <w:r w:rsidRPr="00394FB2">
        <w:rPr>
          <w:rFonts w:ascii="Arial" w:hAnsi="Arial" w:cs="Arial"/>
          <w:sz w:val="22"/>
          <w:szCs w:val="22"/>
        </w:rPr>
        <w:t>Yeates</w:t>
      </w:r>
      <w:proofErr w:type="spellEnd"/>
      <w:r w:rsidRPr="00394FB2">
        <w:rPr>
          <w:rFonts w:ascii="Arial" w:hAnsi="Arial" w:cs="Arial"/>
          <w:sz w:val="22"/>
          <w:szCs w:val="22"/>
        </w:rPr>
        <w:t xml:space="preserve">, V. </w:t>
      </w:r>
      <w:proofErr w:type="spellStart"/>
      <w:r w:rsidRPr="00394FB2">
        <w:rPr>
          <w:rFonts w:ascii="Arial" w:hAnsi="Arial" w:cs="Arial"/>
          <w:sz w:val="22"/>
          <w:szCs w:val="22"/>
        </w:rPr>
        <w:t>Blagoderov</w:t>
      </w:r>
      <w:proofErr w:type="spellEnd"/>
      <w:r w:rsidRPr="00394FB2">
        <w:rPr>
          <w:rFonts w:ascii="Arial" w:hAnsi="Arial" w:cs="Arial"/>
          <w:sz w:val="22"/>
          <w:szCs w:val="22"/>
        </w:rPr>
        <w:t xml:space="preserve">, &amp; B.M. </w:t>
      </w:r>
      <w:proofErr w:type="spellStart"/>
      <w:r w:rsidRPr="00394FB2">
        <w:rPr>
          <w:rFonts w:ascii="Arial" w:hAnsi="Arial" w:cs="Arial"/>
          <w:sz w:val="22"/>
          <w:szCs w:val="22"/>
        </w:rPr>
        <w:t>Wiegmann</w:t>
      </w:r>
      <w:proofErr w:type="spellEnd"/>
      <w:r w:rsidRPr="00394FB2">
        <w:rPr>
          <w:rFonts w:ascii="Arial" w:hAnsi="Arial" w:cs="Arial"/>
          <w:sz w:val="22"/>
          <w:szCs w:val="22"/>
        </w:rPr>
        <w:t xml:space="preserve">. 2013. The phylogenetic relationships among infraorders and </w:t>
      </w:r>
      <w:proofErr w:type="spellStart"/>
      <w:r w:rsidRPr="00394FB2">
        <w:rPr>
          <w:rFonts w:ascii="Arial" w:hAnsi="Arial" w:cs="Arial"/>
          <w:sz w:val="22"/>
          <w:szCs w:val="22"/>
        </w:rPr>
        <w:t>superfamilies</w:t>
      </w:r>
      <w:proofErr w:type="spellEnd"/>
      <w:r w:rsidRPr="00394FB2">
        <w:rPr>
          <w:rFonts w:ascii="Arial" w:hAnsi="Arial" w:cs="Arial"/>
          <w:sz w:val="22"/>
          <w:szCs w:val="22"/>
        </w:rPr>
        <w:t xml:space="preserve"> of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based on morphological evidence. Systematic Entomology 38: 164-179.</w:t>
      </w:r>
    </w:p>
    <w:p w14:paraId="60D28E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29.</w:t>
      </w:r>
      <w:r w:rsidRPr="00394FB2">
        <w:rPr>
          <w:rFonts w:ascii="Arial" w:hAnsi="Arial" w:cs="Arial"/>
          <w:sz w:val="22"/>
          <w:szCs w:val="22"/>
        </w:rPr>
        <w:tab/>
        <w:t xml:space="preserve">Madriz, R.I. &amp; G.W. Courtney. The Neotropical </w:t>
      </w:r>
      <w:proofErr w:type="spellStart"/>
      <w:r w:rsidRPr="00394FB2">
        <w:rPr>
          <w:rFonts w:ascii="Arial" w:hAnsi="Arial" w:cs="Arial"/>
          <w:sz w:val="22"/>
          <w:szCs w:val="22"/>
        </w:rPr>
        <w:t>tanyderid</w:t>
      </w:r>
      <w:proofErr w:type="spellEnd"/>
      <w:r w:rsidRPr="00394FB2">
        <w:rPr>
          <w:rFonts w:ascii="Arial" w:hAnsi="Arial" w:cs="Arial"/>
          <w:sz w:val="22"/>
          <w:szCs w:val="22"/>
        </w:rPr>
        <w:t xml:space="preserve"> </w:t>
      </w:r>
      <w:proofErr w:type="spellStart"/>
      <w:r w:rsidRPr="00394FB2">
        <w:rPr>
          <w:rFonts w:ascii="Arial" w:hAnsi="Arial" w:cs="Arial"/>
          <w:sz w:val="22"/>
          <w:szCs w:val="22"/>
        </w:rPr>
        <w:t>Araucoderus</w:t>
      </w:r>
      <w:proofErr w:type="spellEnd"/>
      <w:r w:rsidRPr="00394FB2">
        <w:rPr>
          <w:rFonts w:ascii="Arial" w:hAnsi="Arial" w:cs="Arial"/>
          <w:sz w:val="22"/>
          <w:szCs w:val="22"/>
        </w:rPr>
        <w:t xml:space="preserve"> </w:t>
      </w:r>
      <w:proofErr w:type="spellStart"/>
      <w:r w:rsidRPr="00394FB2">
        <w:rPr>
          <w:rFonts w:ascii="Arial" w:hAnsi="Arial" w:cs="Arial"/>
          <w:sz w:val="22"/>
          <w:szCs w:val="22"/>
        </w:rPr>
        <w:t>gloriosus</w:t>
      </w:r>
      <w:proofErr w:type="spellEnd"/>
      <w:r w:rsidRPr="00394FB2">
        <w:rPr>
          <w:rFonts w:ascii="Arial" w:hAnsi="Arial" w:cs="Arial"/>
          <w:sz w:val="22"/>
          <w:szCs w:val="22"/>
        </w:rPr>
        <w:t xml:space="preserve"> (Alexander)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Tanyderidae</w:t>
      </w:r>
      <w:proofErr w:type="spellEnd"/>
      <w:r w:rsidRPr="00394FB2">
        <w:rPr>
          <w:rFonts w:ascii="Arial" w:hAnsi="Arial" w:cs="Arial"/>
          <w:sz w:val="22"/>
          <w:szCs w:val="22"/>
        </w:rPr>
        <w:t xml:space="preserve">), with description of the egg, larva and pupa, </w:t>
      </w:r>
      <w:proofErr w:type="spellStart"/>
      <w:r w:rsidRPr="00394FB2">
        <w:rPr>
          <w:rFonts w:ascii="Arial" w:hAnsi="Arial" w:cs="Arial"/>
          <w:sz w:val="22"/>
          <w:szCs w:val="22"/>
        </w:rPr>
        <w:t>redescription</w:t>
      </w:r>
      <w:proofErr w:type="spellEnd"/>
      <w:r w:rsidRPr="00394FB2">
        <w:rPr>
          <w:rFonts w:ascii="Arial" w:hAnsi="Arial" w:cs="Arial"/>
          <w:sz w:val="22"/>
          <w:szCs w:val="22"/>
        </w:rPr>
        <w:t xml:space="preserve"> of adults, and notes on ecology.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4158(3): 325-51. </w:t>
      </w:r>
      <w:proofErr w:type="spellStart"/>
      <w:r w:rsidRPr="00394FB2">
        <w:rPr>
          <w:rFonts w:ascii="Arial" w:hAnsi="Arial" w:cs="Arial"/>
          <w:sz w:val="22"/>
          <w:szCs w:val="22"/>
        </w:rPr>
        <w:t>doi</w:t>
      </w:r>
      <w:proofErr w:type="spellEnd"/>
      <w:r w:rsidRPr="00394FB2">
        <w:rPr>
          <w:rFonts w:ascii="Arial" w:hAnsi="Arial" w:cs="Arial"/>
          <w:sz w:val="22"/>
          <w:szCs w:val="22"/>
        </w:rPr>
        <w:t>: 10.11646/zootaxa.4158.3.2.</w:t>
      </w:r>
    </w:p>
    <w:p w14:paraId="08C4144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30.</w:t>
      </w:r>
      <w:r w:rsidRPr="00394FB2">
        <w:rPr>
          <w:rFonts w:ascii="Arial" w:hAnsi="Arial" w:cs="Arial"/>
          <w:sz w:val="22"/>
          <w:szCs w:val="22"/>
        </w:rPr>
        <w:tab/>
        <w:t xml:space="preserve">Moulton, J.K. 2017. The true identity of </w:t>
      </w:r>
      <w:proofErr w:type="spellStart"/>
      <w:r w:rsidRPr="00394FB2">
        <w:rPr>
          <w:rFonts w:ascii="Arial" w:hAnsi="Arial" w:cs="Arial"/>
          <w:sz w:val="22"/>
          <w:szCs w:val="22"/>
        </w:rPr>
        <w:t>Dixa</w:t>
      </w:r>
      <w:proofErr w:type="spellEnd"/>
      <w:r w:rsidRPr="00394FB2">
        <w:rPr>
          <w:rFonts w:ascii="Arial" w:hAnsi="Arial" w:cs="Arial"/>
          <w:sz w:val="22"/>
          <w:szCs w:val="22"/>
        </w:rPr>
        <w:t xml:space="preserve"> </w:t>
      </w:r>
      <w:proofErr w:type="spellStart"/>
      <w:r w:rsidRPr="00394FB2">
        <w:rPr>
          <w:rFonts w:ascii="Arial" w:hAnsi="Arial" w:cs="Arial"/>
          <w:sz w:val="22"/>
          <w:szCs w:val="22"/>
        </w:rPr>
        <w:t>modesta</w:t>
      </w:r>
      <w:proofErr w:type="spellEnd"/>
      <w:r w:rsidRPr="00394FB2">
        <w:rPr>
          <w:rFonts w:ascii="Arial" w:hAnsi="Arial" w:cs="Arial"/>
          <w:sz w:val="22"/>
          <w:szCs w:val="22"/>
        </w:rPr>
        <w:t xml:space="preserve"> Johannsen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Dixidae</w:t>
      </w:r>
      <w:proofErr w:type="spellEnd"/>
      <w:r w:rsidRPr="00394FB2">
        <w:rPr>
          <w:rFonts w:ascii="Arial" w:hAnsi="Arial" w:cs="Arial"/>
          <w:sz w:val="22"/>
          <w:szCs w:val="22"/>
        </w:rPr>
        <w:t xml:space="preserve">) resolved: synonymy of </w:t>
      </w:r>
      <w:proofErr w:type="spellStart"/>
      <w:r w:rsidRPr="00394FB2">
        <w:rPr>
          <w:rFonts w:ascii="Arial" w:hAnsi="Arial" w:cs="Arial"/>
          <w:sz w:val="22"/>
          <w:szCs w:val="22"/>
        </w:rPr>
        <w:t>Dixa</w:t>
      </w:r>
      <w:proofErr w:type="spellEnd"/>
      <w:r w:rsidRPr="00394FB2">
        <w:rPr>
          <w:rFonts w:ascii="Arial" w:hAnsi="Arial" w:cs="Arial"/>
          <w:sz w:val="22"/>
          <w:szCs w:val="22"/>
        </w:rPr>
        <w:t xml:space="preserve"> </w:t>
      </w:r>
      <w:proofErr w:type="spellStart"/>
      <w:r w:rsidRPr="00394FB2">
        <w:rPr>
          <w:rFonts w:ascii="Arial" w:hAnsi="Arial" w:cs="Arial"/>
          <w:sz w:val="22"/>
          <w:szCs w:val="22"/>
        </w:rPr>
        <w:t>similis</w:t>
      </w:r>
      <w:proofErr w:type="spellEnd"/>
      <w:r w:rsidRPr="00394FB2">
        <w:rPr>
          <w:rFonts w:ascii="Arial" w:hAnsi="Arial" w:cs="Arial"/>
          <w:sz w:val="22"/>
          <w:szCs w:val="22"/>
        </w:rPr>
        <w:t xml:space="preserve"> Johannsen, designation of the </w:t>
      </w:r>
      <w:proofErr w:type="spellStart"/>
      <w:r w:rsidRPr="00394FB2">
        <w:rPr>
          <w:rFonts w:ascii="Arial" w:hAnsi="Arial" w:cs="Arial"/>
          <w:sz w:val="22"/>
          <w:szCs w:val="22"/>
        </w:rPr>
        <w:t>Dixa</w:t>
      </w:r>
      <w:proofErr w:type="spellEnd"/>
      <w:r w:rsidRPr="00394FB2">
        <w:rPr>
          <w:rFonts w:ascii="Arial" w:hAnsi="Arial" w:cs="Arial"/>
          <w:sz w:val="22"/>
          <w:szCs w:val="22"/>
        </w:rPr>
        <w:t xml:space="preserve"> </w:t>
      </w:r>
      <w:proofErr w:type="spellStart"/>
      <w:r w:rsidRPr="00394FB2">
        <w:rPr>
          <w:rFonts w:ascii="Arial" w:hAnsi="Arial" w:cs="Arial"/>
          <w:sz w:val="22"/>
          <w:szCs w:val="22"/>
        </w:rPr>
        <w:t>ubiquita</w:t>
      </w:r>
      <w:proofErr w:type="spellEnd"/>
      <w:r w:rsidRPr="00394FB2">
        <w:rPr>
          <w:rFonts w:ascii="Arial" w:hAnsi="Arial" w:cs="Arial"/>
          <w:sz w:val="22"/>
          <w:szCs w:val="22"/>
        </w:rPr>
        <w:t xml:space="preserve"> species group, and description of three new eastern Nearctic species.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4216 (3): 247–260.</w:t>
      </w:r>
    </w:p>
    <w:p w14:paraId="654B444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31.</w:t>
      </w:r>
      <w:r w:rsidRPr="00394FB2">
        <w:rPr>
          <w:rFonts w:ascii="Arial" w:hAnsi="Arial" w:cs="Arial"/>
          <w:sz w:val="22"/>
          <w:szCs w:val="22"/>
        </w:rPr>
        <w:tab/>
        <w:t xml:space="preserve">Moulton, J.K. 2016. The </w:t>
      </w:r>
      <w:proofErr w:type="spellStart"/>
      <w:r w:rsidRPr="00394FB2">
        <w:rPr>
          <w:rFonts w:ascii="Arial" w:hAnsi="Arial" w:cs="Arial"/>
          <w:sz w:val="22"/>
          <w:szCs w:val="22"/>
        </w:rPr>
        <w:t>Dixa</w:t>
      </w:r>
      <w:proofErr w:type="spellEnd"/>
      <w:r w:rsidRPr="00394FB2">
        <w:rPr>
          <w:rFonts w:ascii="Arial" w:hAnsi="Arial" w:cs="Arial"/>
          <w:sz w:val="22"/>
          <w:szCs w:val="22"/>
        </w:rPr>
        <w:t xml:space="preserve"> </w:t>
      </w:r>
      <w:proofErr w:type="spellStart"/>
      <w:r w:rsidRPr="00394FB2">
        <w:rPr>
          <w:rFonts w:ascii="Arial" w:hAnsi="Arial" w:cs="Arial"/>
          <w:sz w:val="22"/>
          <w:szCs w:val="22"/>
        </w:rPr>
        <w:t>inextricata</w:t>
      </w:r>
      <w:proofErr w:type="spellEnd"/>
      <w:r w:rsidRPr="00394FB2">
        <w:rPr>
          <w:rFonts w:ascii="Arial" w:hAnsi="Arial" w:cs="Arial"/>
          <w:sz w:val="22"/>
          <w:szCs w:val="22"/>
        </w:rPr>
        <w:t xml:space="preserve"> </w:t>
      </w:r>
      <w:proofErr w:type="spellStart"/>
      <w:r w:rsidRPr="00394FB2">
        <w:rPr>
          <w:rFonts w:ascii="Arial" w:hAnsi="Arial" w:cs="Arial"/>
          <w:sz w:val="22"/>
          <w:szCs w:val="22"/>
        </w:rPr>
        <w:t>Dyar</w:t>
      </w:r>
      <w:proofErr w:type="spellEnd"/>
      <w:r w:rsidRPr="00394FB2">
        <w:rPr>
          <w:rFonts w:ascii="Arial" w:hAnsi="Arial" w:cs="Arial"/>
          <w:sz w:val="22"/>
          <w:szCs w:val="22"/>
        </w:rPr>
        <w:t xml:space="preserve"> &amp; Shannon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Dixidae</w:t>
      </w:r>
      <w:proofErr w:type="spellEnd"/>
      <w:r w:rsidRPr="00394FB2">
        <w:rPr>
          <w:rFonts w:ascii="Arial" w:hAnsi="Arial" w:cs="Arial"/>
          <w:sz w:val="22"/>
          <w:szCs w:val="22"/>
        </w:rPr>
        <w:t xml:space="preserve">) species group, with two new cryptic species from the eastern Nearctic Region.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4121(4): 458–472.</w:t>
      </w:r>
    </w:p>
    <w:p w14:paraId="138853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32.</w:t>
      </w:r>
      <w:r w:rsidRPr="00394FB2">
        <w:rPr>
          <w:rFonts w:ascii="Arial" w:hAnsi="Arial" w:cs="Arial"/>
          <w:sz w:val="22"/>
          <w:szCs w:val="22"/>
        </w:rPr>
        <w:tab/>
        <w:t xml:space="preserve">Petersen, J.D., M.J. Petersen, &amp; G.W. Courtney. 2012. Description of a new subgenus </w:t>
      </w:r>
      <w:proofErr w:type="spellStart"/>
      <w:r w:rsidRPr="00394FB2">
        <w:rPr>
          <w:rFonts w:ascii="Arial" w:hAnsi="Arial" w:cs="Arial"/>
          <w:sz w:val="22"/>
          <w:szCs w:val="22"/>
        </w:rPr>
        <w:t>Neophylidorea</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Tipulidae</w:t>
      </w:r>
      <w:proofErr w:type="spellEnd"/>
      <w:r w:rsidRPr="00394FB2">
        <w:rPr>
          <w:rFonts w:ascii="Arial" w:hAnsi="Arial" w:cs="Arial"/>
          <w:sz w:val="22"/>
          <w:szCs w:val="22"/>
        </w:rPr>
        <w:t xml:space="preserve">) and a new species.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3555: 40-54.</w:t>
      </w:r>
    </w:p>
    <w:p w14:paraId="700A90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33.</w:t>
      </w:r>
      <w:r w:rsidRPr="00394FB2">
        <w:rPr>
          <w:rFonts w:ascii="Arial" w:hAnsi="Arial" w:cs="Arial"/>
          <w:sz w:val="22"/>
          <w:szCs w:val="22"/>
        </w:rPr>
        <w:tab/>
        <w:t xml:space="preserve">Petersen, M.J., M.A. Bertone, B.M </w:t>
      </w:r>
      <w:proofErr w:type="spellStart"/>
      <w:r w:rsidRPr="00394FB2">
        <w:rPr>
          <w:rFonts w:ascii="Arial" w:hAnsi="Arial" w:cs="Arial"/>
          <w:sz w:val="22"/>
          <w:szCs w:val="22"/>
        </w:rPr>
        <w:t>Wiegmann</w:t>
      </w:r>
      <w:proofErr w:type="spellEnd"/>
      <w:r w:rsidRPr="00394FB2">
        <w:rPr>
          <w:rFonts w:ascii="Arial" w:hAnsi="Arial" w:cs="Arial"/>
          <w:sz w:val="22"/>
          <w:szCs w:val="22"/>
        </w:rPr>
        <w:t xml:space="preserve"> &amp; G.W. Courtney. 2010. Phylogenetic synthesis of morphological and molecular data reveals new insights into the higher-level classification of the </w:t>
      </w:r>
      <w:proofErr w:type="spellStart"/>
      <w:r w:rsidRPr="00394FB2">
        <w:rPr>
          <w:rFonts w:ascii="Arial" w:hAnsi="Arial" w:cs="Arial"/>
          <w:sz w:val="22"/>
          <w:szCs w:val="22"/>
        </w:rPr>
        <w:t>Tipuloidea</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Systematic Entomology 35: 526–545.</w:t>
      </w:r>
    </w:p>
    <w:p w14:paraId="6051F56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34.</w:t>
      </w:r>
      <w:r w:rsidRPr="00394FB2">
        <w:rPr>
          <w:rFonts w:ascii="Arial" w:hAnsi="Arial" w:cs="Arial"/>
          <w:sz w:val="22"/>
          <w:szCs w:val="22"/>
        </w:rPr>
        <w:tab/>
      </w:r>
      <w:proofErr w:type="spellStart"/>
      <w:r w:rsidRPr="00394FB2">
        <w:rPr>
          <w:rFonts w:ascii="Arial" w:hAnsi="Arial" w:cs="Arial"/>
          <w:sz w:val="22"/>
          <w:szCs w:val="22"/>
        </w:rPr>
        <w:t>Pfrender</w:t>
      </w:r>
      <w:proofErr w:type="spellEnd"/>
      <w:r w:rsidRPr="00394FB2">
        <w:rPr>
          <w:rFonts w:ascii="Arial" w:hAnsi="Arial" w:cs="Arial"/>
          <w:sz w:val="22"/>
          <w:szCs w:val="22"/>
        </w:rPr>
        <w:t xml:space="preserve">, M.E., C.P. Hawkins, M. Bagley, G.W. Courtney, B. R. </w:t>
      </w:r>
      <w:proofErr w:type="spellStart"/>
      <w:r w:rsidRPr="00394FB2">
        <w:rPr>
          <w:rFonts w:ascii="Arial" w:hAnsi="Arial" w:cs="Arial"/>
          <w:sz w:val="22"/>
          <w:szCs w:val="22"/>
        </w:rPr>
        <w:t>Creutzburg</w:t>
      </w:r>
      <w:proofErr w:type="spellEnd"/>
      <w:r w:rsidRPr="00394FB2">
        <w:rPr>
          <w:rFonts w:ascii="Arial" w:hAnsi="Arial" w:cs="Arial"/>
          <w:sz w:val="22"/>
          <w:szCs w:val="22"/>
        </w:rPr>
        <w:t xml:space="preserve">, J.H. </w:t>
      </w:r>
      <w:proofErr w:type="spellStart"/>
      <w:r w:rsidRPr="00394FB2">
        <w:rPr>
          <w:rFonts w:ascii="Arial" w:hAnsi="Arial" w:cs="Arial"/>
          <w:sz w:val="22"/>
          <w:szCs w:val="22"/>
        </w:rPr>
        <w:t>Epler</w:t>
      </w:r>
      <w:proofErr w:type="spellEnd"/>
      <w:r w:rsidRPr="00394FB2">
        <w:rPr>
          <w:rFonts w:ascii="Arial" w:hAnsi="Arial" w:cs="Arial"/>
          <w:sz w:val="22"/>
          <w:szCs w:val="22"/>
        </w:rPr>
        <w:t xml:space="preserve">, S. Fend, L.C. </w:t>
      </w:r>
      <w:proofErr w:type="spellStart"/>
      <w:r w:rsidRPr="00394FB2">
        <w:rPr>
          <w:rFonts w:ascii="Arial" w:hAnsi="Arial" w:cs="Arial"/>
          <w:sz w:val="22"/>
          <w:szCs w:val="22"/>
        </w:rPr>
        <w:t>Ferrington</w:t>
      </w:r>
      <w:proofErr w:type="spellEnd"/>
      <w:r w:rsidRPr="00394FB2">
        <w:rPr>
          <w:rFonts w:ascii="Arial" w:hAnsi="Arial" w:cs="Arial"/>
          <w:sz w:val="22"/>
          <w:szCs w:val="22"/>
        </w:rPr>
        <w:t xml:space="preserve">, Jr., P.L. </w:t>
      </w:r>
      <w:proofErr w:type="spellStart"/>
      <w:r w:rsidRPr="00394FB2">
        <w:rPr>
          <w:rFonts w:ascii="Arial" w:hAnsi="Arial" w:cs="Arial"/>
          <w:sz w:val="22"/>
          <w:szCs w:val="22"/>
        </w:rPr>
        <w:t>Hartzell</w:t>
      </w:r>
      <w:proofErr w:type="spellEnd"/>
      <w:r w:rsidRPr="00394FB2">
        <w:rPr>
          <w:rFonts w:ascii="Arial" w:hAnsi="Arial" w:cs="Arial"/>
          <w:sz w:val="22"/>
          <w:szCs w:val="22"/>
        </w:rPr>
        <w:t xml:space="preserve">, S. Jackson, D.P. Larsen, C.A. Lévesque, J.C. Morse, M.J Petersen, D. </w:t>
      </w:r>
      <w:proofErr w:type="spellStart"/>
      <w:r w:rsidRPr="00394FB2">
        <w:rPr>
          <w:rFonts w:ascii="Arial" w:hAnsi="Arial" w:cs="Arial"/>
          <w:sz w:val="22"/>
          <w:szCs w:val="22"/>
        </w:rPr>
        <w:t>Ruiter</w:t>
      </w:r>
      <w:proofErr w:type="spellEnd"/>
      <w:r w:rsidRPr="00394FB2">
        <w:rPr>
          <w:rFonts w:ascii="Arial" w:hAnsi="Arial" w:cs="Arial"/>
          <w:sz w:val="22"/>
          <w:szCs w:val="22"/>
        </w:rPr>
        <w:t xml:space="preserve">, D. </w:t>
      </w:r>
      <w:proofErr w:type="spellStart"/>
      <w:r w:rsidRPr="00394FB2">
        <w:rPr>
          <w:rFonts w:ascii="Arial" w:hAnsi="Arial" w:cs="Arial"/>
          <w:sz w:val="22"/>
          <w:szCs w:val="22"/>
        </w:rPr>
        <w:t>Schindel</w:t>
      </w:r>
      <w:proofErr w:type="spellEnd"/>
      <w:r w:rsidRPr="00394FB2">
        <w:rPr>
          <w:rFonts w:ascii="Arial" w:hAnsi="Arial" w:cs="Arial"/>
          <w:sz w:val="22"/>
          <w:szCs w:val="22"/>
        </w:rPr>
        <w:t>, and M. Whiting. 2010. Assessing macroinvertebrate biodiversity in freshwater ecosystems: Advances and challenges in DNA-based approaches. The Quarterly Review of Biology 85: 319-340.</w:t>
      </w:r>
    </w:p>
    <w:p w14:paraId="433FC57C"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35.</w:t>
      </w:r>
      <w:r w:rsidRPr="00394FB2">
        <w:rPr>
          <w:rFonts w:ascii="Arial" w:hAnsi="Arial" w:cs="Arial"/>
          <w:sz w:val="22"/>
          <w:szCs w:val="22"/>
        </w:rPr>
        <w:tab/>
      </w:r>
      <w:proofErr w:type="spellStart"/>
      <w:r w:rsidRPr="00394FB2">
        <w:rPr>
          <w:rFonts w:ascii="Arial" w:hAnsi="Arial" w:cs="Arial"/>
          <w:sz w:val="22"/>
          <w:szCs w:val="22"/>
        </w:rPr>
        <w:t>Pivar</w:t>
      </w:r>
      <w:proofErr w:type="spellEnd"/>
      <w:r w:rsidRPr="00394FB2">
        <w:rPr>
          <w:rFonts w:ascii="Arial" w:hAnsi="Arial" w:cs="Arial"/>
          <w:sz w:val="22"/>
          <w:szCs w:val="22"/>
        </w:rPr>
        <w:t xml:space="preserve">, R.J., J.K. Moulton, B.J. Sinclair. 2016. A new species of </w:t>
      </w:r>
      <w:proofErr w:type="spellStart"/>
      <w:r w:rsidRPr="00394FB2">
        <w:rPr>
          <w:rFonts w:ascii="Arial" w:hAnsi="Arial" w:cs="Arial"/>
          <w:sz w:val="22"/>
          <w:szCs w:val="22"/>
        </w:rPr>
        <w:t>Austrothaumalea</w:t>
      </w:r>
      <w:proofErr w:type="spellEnd"/>
      <w:r w:rsidRPr="00394FB2">
        <w:rPr>
          <w:rFonts w:ascii="Arial" w:hAnsi="Arial" w:cs="Arial"/>
          <w:sz w:val="22"/>
          <w:szCs w:val="22"/>
        </w:rPr>
        <w:t xml:space="preserve"> </w:t>
      </w:r>
      <w:proofErr w:type="spellStart"/>
      <w:r w:rsidRPr="00394FB2">
        <w:rPr>
          <w:rFonts w:ascii="Arial" w:hAnsi="Arial" w:cs="Arial"/>
          <w:sz w:val="22"/>
          <w:szCs w:val="22"/>
        </w:rPr>
        <w:t>Tonnoir</w:t>
      </w:r>
      <w:proofErr w:type="spellEnd"/>
      <w:r w:rsidRPr="00394FB2">
        <w:rPr>
          <w:rFonts w:ascii="Arial" w:hAnsi="Arial" w:cs="Arial"/>
          <w:sz w:val="22"/>
          <w:szCs w:val="22"/>
        </w:rPr>
        <w:t xml:space="preserve"> from Australia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Thaumaleidae</w:t>
      </w:r>
      <w:proofErr w:type="spellEnd"/>
      <w:r w:rsidRPr="00394FB2">
        <w:rPr>
          <w:rFonts w:ascii="Arial" w:hAnsi="Arial" w:cs="Arial"/>
          <w:sz w:val="22"/>
          <w:szCs w:val="22"/>
        </w:rPr>
        <w:t xml:space="preserve">).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4132(4): 594–597.</w:t>
      </w:r>
    </w:p>
    <w:p w14:paraId="0087FCD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36.</w:t>
      </w:r>
      <w:r w:rsidRPr="00394FB2">
        <w:rPr>
          <w:rFonts w:ascii="Arial" w:hAnsi="Arial" w:cs="Arial"/>
          <w:sz w:val="22"/>
          <w:szCs w:val="22"/>
        </w:rPr>
        <w:tab/>
        <w:t>Reeves, W.K. &amp; P.H. Adler. 2011. Colonization of Pacific islands by black flies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Proceedings of the Entomological Society of Washington. 113(3): 371-376.</w:t>
      </w:r>
    </w:p>
    <w:p w14:paraId="7BFA9E70"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37.</w:t>
      </w:r>
      <w:r w:rsidRPr="00394FB2">
        <w:rPr>
          <w:rFonts w:ascii="Arial" w:hAnsi="Arial" w:cs="Arial"/>
          <w:sz w:val="22"/>
          <w:szCs w:val="22"/>
        </w:rPr>
        <w:tab/>
      </w:r>
      <w:proofErr w:type="spellStart"/>
      <w:r w:rsidRPr="00394FB2">
        <w:rPr>
          <w:rFonts w:ascii="Arial" w:hAnsi="Arial" w:cs="Arial"/>
          <w:sz w:val="22"/>
          <w:szCs w:val="22"/>
        </w:rPr>
        <w:t>Senatore</w:t>
      </w:r>
      <w:proofErr w:type="spellEnd"/>
      <w:r w:rsidRPr="00394FB2">
        <w:rPr>
          <w:rFonts w:ascii="Arial" w:hAnsi="Arial" w:cs="Arial"/>
          <w:sz w:val="22"/>
          <w:szCs w:val="22"/>
        </w:rPr>
        <w:t xml:space="preserve">, G.L., E.A. Alexander, P.H. Adler &amp; J.K. Moulton. 2014. Molecular fingerprinting of black flies in the </w:t>
      </w:r>
      <w:proofErr w:type="spellStart"/>
      <w:r w:rsidRPr="00394FB2">
        <w:rPr>
          <w:rFonts w:ascii="Arial" w:hAnsi="Arial" w:cs="Arial"/>
          <w:sz w:val="22"/>
          <w:szCs w:val="22"/>
        </w:rPr>
        <w:t>Simulium</w:t>
      </w:r>
      <w:proofErr w:type="spellEnd"/>
      <w:r w:rsidRPr="00394FB2">
        <w:rPr>
          <w:rFonts w:ascii="Arial" w:hAnsi="Arial" w:cs="Arial"/>
          <w:sz w:val="22"/>
          <w:szCs w:val="22"/>
        </w:rPr>
        <w:t xml:space="preserve"> </w:t>
      </w:r>
      <w:proofErr w:type="spellStart"/>
      <w:r w:rsidRPr="00394FB2">
        <w:rPr>
          <w:rFonts w:ascii="Arial" w:hAnsi="Arial" w:cs="Arial"/>
          <w:sz w:val="22"/>
          <w:szCs w:val="22"/>
        </w:rPr>
        <w:t>jenningsi</w:t>
      </w:r>
      <w:proofErr w:type="spellEnd"/>
      <w:r w:rsidRPr="00394FB2">
        <w:rPr>
          <w:rFonts w:ascii="Arial" w:hAnsi="Arial" w:cs="Arial"/>
          <w:sz w:val="22"/>
          <w:szCs w:val="22"/>
        </w:rPr>
        <w:t xml:space="preserve"> species group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Simuliidae</w:t>
      </w:r>
      <w:proofErr w:type="spellEnd"/>
      <w:r w:rsidRPr="00394FB2">
        <w:rPr>
          <w:rFonts w:ascii="Arial" w:hAnsi="Arial" w:cs="Arial"/>
          <w:sz w:val="22"/>
          <w:szCs w:val="22"/>
        </w:rPr>
        <w:t>): phylogenetic and practical implications. Molecular Phylogenetics and Evolution 75: 138-148.</w:t>
      </w:r>
    </w:p>
    <w:p w14:paraId="589D179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38.</w:t>
      </w:r>
      <w:r w:rsidRPr="00394FB2">
        <w:rPr>
          <w:rFonts w:ascii="Arial" w:hAnsi="Arial" w:cs="Arial"/>
          <w:sz w:val="22"/>
          <w:szCs w:val="22"/>
        </w:rPr>
        <w:tab/>
        <w:t xml:space="preserve">Sinclair, B.J. &amp; H. </w:t>
      </w:r>
      <w:proofErr w:type="spellStart"/>
      <w:r w:rsidRPr="00394FB2">
        <w:rPr>
          <w:rFonts w:ascii="Arial" w:hAnsi="Arial" w:cs="Arial"/>
          <w:sz w:val="22"/>
          <w:szCs w:val="22"/>
        </w:rPr>
        <w:t>Heurta</w:t>
      </w:r>
      <w:proofErr w:type="spellEnd"/>
      <w:r w:rsidRPr="00394FB2">
        <w:rPr>
          <w:rFonts w:ascii="Arial" w:hAnsi="Arial" w:cs="Arial"/>
          <w:sz w:val="22"/>
          <w:szCs w:val="22"/>
        </w:rPr>
        <w:t xml:space="preserve">. 2010. A new species of </w:t>
      </w:r>
      <w:proofErr w:type="spellStart"/>
      <w:r w:rsidRPr="00394FB2">
        <w:rPr>
          <w:rFonts w:ascii="Arial" w:hAnsi="Arial" w:cs="Arial"/>
          <w:sz w:val="22"/>
          <w:szCs w:val="22"/>
        </w:rPr>
        <w:t>Androprosopa</w:t>
      </w:r>
      <w:proofErr w:type="spellEnd"/>
      <w:r w:rsidRPr="00394FB2">
        <w:rPr>
          <w:rFonts w:ascii="Arial" w:hAnsi="Arial" w:cs="Arial"/>
          <w:sz w:val="22"/>
          <w:szCs w:val="22"/>
        </w:rPr>
        <w:t xml:space="preserve"> from Mexico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Thaumaleidae</w:t>
      </w:r>
      <w:proofErr w:type="spellEnd"/>
      <w:r w:rsidRPr="00394FB2">
        <w:rPr>
          <w:rFonts w:ascii="Arial" w:hAnsi="Arial" w:cs="Arial"/>
          <w:sz w:val="22"/>
          <w:szCs w:val="22"/>
        </w:rPr>
        <w:t>). The Canadian Entomologist 142: 443–447.</w:t>
      </w:r>
    </w:p>
    <w:p w14:paraId="1D9EC64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39.</w:t>
      </w:r>
      <w:r w:rsidRPr="00394FB2">
        <w:rPr>
          <w:rFonts w:ascii="Arial" w:hAnsi="Arial" w:cs="Arial"/>
          <w:sz w:val="22"/>
          <w:szCs w:val="22"/>
        </w:rPr>
        <w:tab/>
        <w:t xml:space="preserve">Sinclair, B.J. (2013) Rediscovered at last: a new enigmatic genus of </w:t>
      </w:r>
      <w:proofErr w:type="spellStart"/>
      <w:r w:rsidRPr="00394FB2">
        <w:rPr>
          <w:rFonts w:ascii="Arial" w:hAnsi="Arial" w:cs="Arial"/>
          <w:sz w:val="22"/>
          <w:szCs w:val="22"/>
        </w:rPr>
        <w:t>Axymyiidae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from western North America. </w:t>
      </w:r>
      <w:proofErr w:type="spellStart"/>
      <w:r w:rsidRPr="00394FB2">
        <w:rPr>
          <w:rFonts w:ascii="Arial" w:hAnsi="Arial" w:cs="Arial"/>
          <w:sz w:val="22"/>
          <w:szCs w:val="22"/>
        </w:rPr>
        <w:t>Zootaxa</w:t>
      </w:r>
      <w:proofErr w:type="spellEnd"/>
      <w:r w:rsidRPr="00394FB2">
        <w:rPr>
          <w:rFonts w:ascii="Arial" w:hAnsi="Arial" w:cs="Arial"/>
          <w:sz w:val="22"/>
          <w:szCs w:val="22"/>
        </w:rPr>
        <w:t xml:space="preserve"> 3682(1): 143–150.</w:t>
      </w:r>
    </w:p>
    <w:p w14:paraId="6F28B9F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40.</w:t>
      </w:r>
      <w:r w:rsidRPr="00394FB2">
        <w:rPr>
          <w:rFonts w:ascii="Arial" w:hAnsi="Arial" w:cs="Arial"/>
          <w:sz w:val="22"/>
          <w:szCs w:val="22"/>
        </w:rPr>
        <w:tab/>
        <w:t xml:space="preserve">Sinclair, B.J. (2014). A new species of </w:t>
      </w:r>
      <w:proofErr w:type="spellStart"/>
      <w:r w:rsidRPr="00394FB2">
        <w:rPr>
          <w:rFonts w:ascii="Arial" w:hAnsi="Arial" w:cs="Arial"/>
          <w:sz w:val="22"/>
          <w:szCs w:val="22"/>
        </w:rPr>
        <w:t>Afrothaumalea</w:t>
      </w:r>
      <w:proofErr w:type="spellEnd"/>
      <w:r w:rsidRPr="00394FB2">
        <w:rPr>
          <w:rFonts w:ascii="Arial" w:hAnsi="Arial" w:cs="Arial"/>
          <w:sz w:val="22"/>
          <w:szCs w:val="22"/>
        </w:rPr>
        <w:t xml:space="preserve"> </w:t>
      </w:r>
      <w:proofErr w:type="spellStart"/>
      <w:r w:rsidRPr="00394FB2">
        <w:rPr>
          <w:rFonts w:ascii="Arial" w:hAnsi="Arial" w:cs="Arial"/>
          <w:sz w:val="22"/>
          <w:szCs w:val="22"/>
        </w:rPr>
        <w:t>Stuckenberg</w:t>
      </w:r>
      <w:proofErr w:type="spellEnd"/>
      <w:r w:rsidRPr="00394FB2">
        <w:rPr>
          <w:rFonts w:ascii="Arial" w:hAnsi="Arial" w:cs="Arial"/>
          <w:sz w:val="22"/>
          <w:szCs w:val="22"/>
        </w:rPr>
        <w:t xml:space="preserve"> from the Western Cape (South Africa) and first description of the pupa of this genus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Thaumaleidae</w:t>
      </w:r>
      <w:proofErr w:type="spellEnd"/>
      <w:r w:rsidRPr="00394FB2">
        <w:rPr>
          <w:rFonts w:ascii="Arial" w:hAnsi="Arial" w:cs="Arial"/>
          <w:sz w:val="22"/>
          <w:szCs w:val="22"/>
        </w:rPr>
        <w:t>). African Invertebrates 56(1): 161-166.</w:t>
      </w:r>
    </w:p>
    <w:p w14:paraId="08738A2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41.</w:t>
      </w:r>
      <w:r w:rsidRPr="00394FB2">
        <w:rPr>
          <w:rFonts w:ascii="Arial" w:hAnsi="Arial" w:cs="Arial"/>
          <w:sz w:val="22"/>
          <w:szCs w:val="22"/>
        </w:rPr>
        <w:tab/>
      </w:r>
      <w:proofErr w:type="spellStart"/>
      <w:r w:rsidRPr="00394FB2">
        <w:rPr>
          <w:rFonts w:ascii="Arial" w:hAnsi="Arial" w:cs="Arial"/>
          <w:sz w:val="22"/>
          <w:szCs w:val="22"/>
        </w:rPr>
        <w:t>Schneeberg</w:t>
      </w:r>
      <w:proofErr w:type="spellEnd"/>
      <w:r w:rsidRPr="00394FB2">
        <w:rPr>
          <w:rFonts w:ascii="Arial" w:hAnsi="Arial" w:cs="Arial"/>
          <w:sz w:val="22"/>
          <w:szCs w:val="22"/>
        </w:rPr>
        <w:t xml:space="preserve">, K.F., Friedrich, G.W. Courtney, B. </w:t>
      </w:r>
      <w:proofErr w:type="spellStart"/>
      <w:r w:rsidRPr="00394FB2">
        <w:rPr>
          <w:rFonts w:ascii="Arial" w:hAnsi="Arial" w:cs="Arial"/>
          <w:sz w:val="22"/>
          <w:szCs w:val="22"/>
        </w:rPr>
        <w:t>Wipfler</w:t>
      </w:r>
      <w:proofErr w:type="spellEnd"/>
      <w:r w:rsidRPr="00394FB2">
        <w:rPr>
          <w:rFonts w:ascii="Arial" w:hAnsi="Arial" w:cs="Arial"/>
          <w:sz w:val="22"/>
          <w:szCs w:val="22"/>
        </w:rPr>
        <w:t xml:space="preserve">, &amp; R.G. </w:t>
      </w:r>
      <w:proofErr w:type="spellStart"/>
      <w:r w:rsidRPr="00394FB2">
        <w:rPr>
          <w:rFonts w:ascii="Arial" w:hAnsi="Arial" w:cs="Arial"/>
          <w:sz w:val="22"/>
          <w:szCs w:val="22"/>
        </w:rPr>
        <w:t>Beutel</w:t>
      </w:r>
      <w:proofErr w:type="spellEnd"/>
      <w:r w:rsidRPr="00394FB2">
        <w:rPr>
          <w:rFonts w:ascii="Arial" w:hAnsi="Arial" w:cs="Arial"/>
          <w:sz w:val="22"/>
          <w:szCs w:val="22"/>
        </w:rPr>
        <w:t xml:space="preserve">. 2012. The larvae of </w:t>
      </w:r>
      <w:proofErr w:type="spellStart"/>
      <w:r w:rsidRPr="00394FB2">
        <w:rPr>
          <w:rFonts w:ascii="Arial" w:hAnsi="Arial" w:cs="Arial"/>
          <w:sz w:val="22"/>
          <w:szCs w:val="22"/>
        </w:rPr>
        <w:t>Nymphomyiidae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Insecta</w:t>
      </w:r>
      <w:proofErr w:type="spellEnd"/>
      <w:r w:rsidRPr="00394FB2">
        <w:rPr>
          <w:rFonts w:ascii="Arial" w:hAnsi="Arial" w:cs="Arial"/>
          <w:sz w:val="22"/>
          <w:szCs w:val="22"/>
        </w:rPr>
        <w:t>): ancestral and highly derived? Arthropod Structure and Development 41(3): 293–301.</w:t>
      </w:r>
    </w:p>
    <w:p w14:paraId="5387EE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42.</w:t>
      </w:r>
      <w:r w:rsidRPr="00394FB2">
        <w:rPr>
          <w:rFonts w:ascii="Arial" w:hAnsi="Arial" w:cs="Arial"/>
          <w:sz w:val="22"/>
          <w:szCs w:val="22"/>
        </w:rPr>
        <w:tab/>
        <w:t>Swanson, D.A. &amp; W.K. Reeves. 2011. New records of biting midges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Ceratopogonidae</w:t>
      </w:r>
      <w:proofErr w:type="spellEnd"/>
      <w:r w:rsidRPr="00394FB2">
        <w:rPr>
          <w:rFonts w:ascii="Arial" w:hAnsi="Arial" w:cs="Arial"/>
          <w:sz w:val="22"/>
          <w:szCs w:val="22"/>
        </w:rPr>
        <w:t>) from Guam Island. Check List 7: 313-14.</w:t>
      </w:r>
    </w:p>
    <w:p w14:paraId="20D0F4E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43.</w:t>
      </w:r>
      <w:r w:rsidRPr="00394FB2">
        <w:rPr>
          <w:rFonts w:ascii="Arial" w:hAnsi="Arial" w:cs="Arial"/>
          <w:sz w:val="22"/>
          <w:szCs w:val="22"/>
        </w:rPr>
        <w:tab/>
        <w:t xml:space="preserve">Swanson, D.A. &amp; W.L. Grogan, Jr. 2011. A new predaceous midge in the genus </w:t>
      </w:r>
      <w:proofErr w:type="spellStart"/>
      <w:r w:rsidRPr="00394FB2">
        <w:rPr>
          <w:rFonts w:ascii="Arial" w:hAnsi="Arial" w:cs="Arial"/>
          <w:sz w:val="22"/>
          <w:szCs w:val="22"/>
        </w:rPr>
        <w:t>Brachypogon</w:t>
      </w:r>
      <w:proofErr w:type="spellEnd"/>
      <w:r w:rsidRPr="00394FB2">
        <w:rPr>
          <w:rFonts w:ascii="Arial" w:hAnsi="Arial" w:cs="Arial"/>
          <w:sz w:val="22"/>
          <w:szCs w:val="22"/>
        </w:rPr>
        <w:t xml:space="preserve"> (B.) from Alabama and Florida, USA and new distribution records for B. </w:t>
      </w:r>
      <w:proofErr w:type="spellStart"/>
      <w:r w:rsidRPr="00394FB2">
        <w:rPr>
          <w:rFonts w:ascii="Arial" w:hAnsi="Arial" w:cs="Arial"/>
          <w:sz w:val="22"/>
          <w:szCs w:val="22"/>
        </w:rPr>
        <w:t>woodruffi</w:t>
      </w:r>
      <w:proofErr w:type="spellEnd"/>
      <w:r w:rsidRPr="00394FB2">
        <w:rPr>
          <w:rFonts w:ascii="Arial" w:hAnsi="Arial" w:cs="Arial"/>
          <w:sz w:val="22"/>
          <w:szCs w:val="22"/>
        </w:rPr>
        <w:t xml:space="preserve"> </w:t>
      </w:r>
      <w:r w:rsidRPr="00394FB2">
        <w:rPr>
          <w:rFonts w:ascii="Arial" w:hAnsi="Arial" w:cs="Arial"/>
          <w:sz w:val="22"/>
          <w:szCs w:val="22"/>
        </w:rPr>
        <w:lastRenderedPageBreak/>
        <w:t>Spinelli and Grogan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Ceratopogonidae</w:t>
      </w:r>
      <w:proofErr w:type="spellEnd"/>
      <w:r w:rsidRPr="00394FB2">
        <w:rPr>
          <w:rFonts w:ascii="Arial" w:hAnsi="Arial" w:cs="Arial"/>
          <w:sz w:val="22"/>
          <w:szCs w:val="22"/>
        </w:rPr>
        <w:t>). Proceedings of the Entomological Society of Washington 113(4): 531-540.</w:t>
      </w:r>
    </w:p>
    <w:p w14:paraId="0B4F15F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44.</w:t>
      </w:r>
      <w:r w:rsidRPr="00394FB2">
        <w:rPr>
          <w:rFonts w:ascii="Arial" w:hAnsi="Arial" w:cs="Arial"/>
          <w:sz w:val="22"/>
          <w:szCs w:val="22"/>
        </w:rPr>
        <w:tab/>
      </w:r>
      <w:proofErr w:type="spellStart"/>
      <w:r w:rsidRPr="00394FB2">
        <w:rPr>
          <w:rFonts w:ascii="Arial" w:hAnsi="Arial" w:cs="Arial"/>
          <w:sz w:val="22"/>
          <w:szCs w:val="22"/>
        </w:rPr>
        <w:t>Wihlm</w:t>
      </w:r>
      <w:proofErr w:type="spellEnd"/>
      <w:r w:rsidRPr="00394FB2">
        <w:rPr>
          <w:rFonts w:ascii="Arial" w:hAnsi="Arial" w:cs="Arial"/>
          <w:sz w:val="22"/>
          <w:szCs w:val="22"/>
        </w:rPr>
        <w:t xml:space="preserve">, M.W. &amp; G.W. Courtney, 2011. The distribution and life history of </w:t>
      </w:r>
      <w:proofErr w:type="spellStart"/>
      <w:r w:rsidRPr="00394FB2">
        <w:rPr>
          <w:rFonts w:ascii="Arial" w:hAnsi="Arial" w:cs="Arial"/>
          <w:sz w:val="22"/>
          <w:szCs w:val="22"/>
        </w:rPr>
        <w:t>Axymyia</w:t>
      </w:r>
      <w:proofErr w:type="spellEnd"/>
      <w:r w:rsidRPr="00394FB2">
        <w:rPr>
          <w:rFonts w:ascii="Arial" w:hAnsi="Arial" w:cs="Arial"/>
          <w:sz w:val="22"/>
          <w:szCs w:val="22"/>
        </w:rPr>
        <w:t xml:space="preserve"> </w:t>
      </w:r>
      <w:proofErr w:type="spellStart"/>
      <w:r w:rsidRPr="00394FB2">
        <w:rPr>
          <w:rFonts w:ascii="Arial" w:hAnsi="Arial" w:cs="Arial"/>
          <w:sz w:val="22"/>
          <w:szCs w:val="22"/>
        </w:rPr>
        <w:t>furcata</w:t>
      </w:r>
      <w:proofErr w:type="spellEnd"/>
      <w:r w:rsidRPr="00394FB2">
        <w:rPr>
          <w:rFonts w:ascii="Arial" w:hAnsi="Arial" w:cs="Arial"/>
          <w:sz w:val="22"/>
          <w:szCs w:val="22"/>
        </w:rPr>
        <w:t xml:space="preserve"> </w:t>
      </w:r>
      <w:proofErr w:type="spellStart"/>
      <w:r w:rsidRPr="00394FB2">
        <w:rPr>
          <w:rFonts w:ascii="Arial" w:hAnsi="Arial" w:cs="Arial"/>
          <w:sz w:val="22"/>
          <w:szCs w:val="22"/>
        </w:rPr>
        <w:t>McAtee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Axymyiidae</w:t>
      </w:r>
      <w:proofErr w:type="spellEnd"/>
      <w:r w:rsidRPr="00394FB2">
        <w:rPr>
          <w:rFonts w:ascii="Arial" w:hAnsi="Arial" w:cs="Arial"/>
          <w:sz w:val="22"/>
          <w:szCs w:val="22"/>
        </w:rPr>
        <w:t>), a wood inhabiting, semi-aquatic fly. Proceedings of the Entomological Society of America. 113: 385-398.</w:t>
      </w:r>
    </w:p>
    <w:p w14:paraId="740A370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45.</w:t>
      </w:r>
      <w:r w:rsidRPr="00394FB2">
        <w:rPr>
          <w:rFonts w:ascii="Arial" w:hAnsi="Arial" w:cs="Arial"/>
          <w:sz w:val="22"/>
          <w:szCs w:val="22"/>
        </w:rPr>
        <w:tab/>
      </w:r>
      <w:proofErr w:type="spellStart"/>
      <w:r w:rsidRPr="00394FB2">
        <w:rPr>
          <w:rFonts w:ascii="Arial" w:hAnsi="Arial" w:cs="Arial"/>
          <w:sz w:val="22"/>
          <w:szCs w:val="22"/>
        </w:rPr>
        <w:t>Wihlm</w:t>
      </w:r>
      <w:proofErr w:type="spellEnd"/>
      <w:r w:rsidRPr="00394FB2">
        <w:rPr>
          <w:rFonts w:ascii="Arial" w:hAnsi="Arial" w:cs="Arial"/>
          <w:sz w:val="22"/>
          <w:szCs w:val="22"/>
        </w:rPr>
        <w:t xml:space="preserve">, M.W., R.B. Sam &amp; G.W. Courtney. 2012. Morphology of </w:t>
      </w:r>
      <w:proofErr w:type="spellStart"/>
      <w:r w:rsidRPr="00394FB2">
        <w:rPr>
          <w:rFonts w:ascii="Arial" w:hAnsi="Arial" w:cs="Arial"/>
          <w:sz w:val="22"/>
          <w:szCs w:val="22"/>
        </w:rPr>
        <w:t>Axymyia</w:t>
      </w:r>
      <w:proofErr w:type="spellEnd"/>
      <w:r w:rsidRPr="00394FB2">
        <w:rPr>
          <w:rFonts w:ascii="Arial" w:hAnsi="Arial" w:cs="Arial"/>
          <w:sz w:val="22"/>
          <w:szCs w:val="22"/>
        </w:rPr>
        <w:t xml:space="preserve"> </w:t>
      </w:r>
      <w:proofErr w:type="spellStart"/>
      <w:r w:rsidRPr="00394FB2">
        <w:rPr>
          <w:rFonts w:ascii="Arial" w:hAnsi="Arial" w:cs="Arial"/>
          <w:sz w:val="22"/>
          <w:szCs w:val="22"/>
        </w:rPr>
        <w:t>furcata</w:t>
      </w:r>
      <w:proofErr w:type="spellEnd"/>
      <w:r w:rsidRPr="00394FB2">
        <w:rPr>
          <w:rFonts w:ascii="Arial" w:hAnsi="Arial" w:cs="Arial"/>
          <w:sz w:val="22"/>
          <w:szCs w:val="22"/>
        </w:rPr>
        <w:t xml:space="preserve"> </w:t>
      </w:r>
      <w:proofErr w:type="spellStart"/>
      <w:r w:rsidRPr="00394FB2">
        <w:rPr>
          <w:rFonts w:ascii="Arial" w:hAnsi="Arial" w:cs="Arial"/>
          <w:sz w:val="22"/>
          <w:szCs w:val="22"/>
        </w:rPr>
        <w:t>McAtee</w:t>
      </w:r>
      <w:proofErr w:type="spellEnd"/>
      <w:r w:rsidRPr="00394FB2">
        <w:rPr>
          <w:rFonts w:ascii="Arial" w:hAnsi="Arial" w:cs="Arial"/>
          <w:sz w:val="22"/>
          <w:szCs w:val="22"/>
        </w:rPr>
        <w:t xml:space="preserve"> (</w:t>
      </w:r>
      <w:proofErr w:type="spellStart"/>
      <w:r w:rsidRPr="00394FB2">
        <w:rPr>
          <w:rFonts w:ascii="Arial" w:hAnsi="Arial" w:cs="Arial"/>
          <w:sz w:val="22"/>
          <w:szCs w:val="22"/>
        </w:rPr>
        <w:t>Diptera</w:t>
      </w:r>
      <w:proofErr w:type="spellEnd"/>
      <w:r w:rsidRPr="00394FB2">
        <w:rPr>
          <w:rFonts w:ascii="Arial" w:hAnsi="Arial" w:cs="Arial"/>
          <w:sz w:val="22"/>
          <w:szCs w:val="22"/>
        </w:rPr>
        <w:t xml:space="preserve">: </w:t>
      </w:r>
      <w:proofErr w:type="spellStart"/>
      <w:r w:rsidRPr="00394FB2">
        <w:rPr>
          <w:rFonts w:ascii="Arial" w:hAnsi="Arial" w:cs="Arial"/>
          <w:sz w:val="22"/>
          <w:szCs w:val="22"/>
        </w:rPr>
        <w:t>Axymyiidae</w:t>
      </w:r>
      <w:proofErr w:type="spellEnd"/>
      <w:r w:rsidRPr="00394FB2">
        <w:rPr>
          <w:rFonts w:ascii="Arial" w:hAnsi="Arial" w:cs="Arial"/>
          <w:sz w:val="22"/>
          <w:szCs w:val="22"/>
        </w:rPr>
        <w:t>), including scanning electron microscopy of all life stages. The Canadian Entomologist 144: 273-290.</w:t>
      </w:r>
    </w:p>
    <w:p w14:paraId="7C1168A9" w14:textId="46DA7109" w:rsidR="00960928" w:rsidRDefault="00960928" w:rsidP="00960928">
      <w:pPr>
        <w:contextualSpacing/>
        <w:rPr>
          <w:rFonts w:ascii="Arial" w:hAnsi="Arial" w:cs="Arial"/>
          <w:sz w:val="22"/>
          <w:szCs w:val="22"/>
        </w:rPr>
      </w:pPr>
      <w:r w:rsidRPr="00394FB2">
        <w:rPr>
          <w:rFonts w:ascii="Arial" w:hAnsi="Arial" w:cs="Arial"/>
          <w:sz w:val="22"/>
          <w:szCs w:val="22"/>
        </w:rPr>
        <w:t>46.</w:t>
      </w:r>
      <w:r w:rsidRPr="00394FB2">
        <w:rPr>
          <w:rFonts w:ascii="Arial" w:hAnsi="Arial" w:cs="Arial"/>
          <w:sz w:val="22"/>
          <w:szCs w:val="22"/>
        </w:rPr>
        <w:tab/>
      </w:r>
      <w:proofErr w:type="spellStart"/>
      <w:r w:rsidRPr="00394FB2">
        <w:rPr>
          <w:rFonts w:ascii="Arial" w:hAnsi="Arial" w:cs="Arial"/>
          <w:sz w:val="22"/>
          <w:szCs w:val="22"/>
        </w:rPr>
        <w:t>Wipfler</w:t>
      </w:r>
      <w:proofErr w:type="spellEnd"/>
      <w:r w:rsidRPr="00394FB2">
        <w:rPr>
          <w:rFonts w:ascii="Arial" w:hAnsi="Arial" w:cs="Arial"/>
          <w:sz w:val="22"/>
          <w:szCs w:val="22"/>
        </w:rPr>
        <w:t xml:space="preserve">, B., G.W. Courtney, D.A. Craig &amp; R.G. </w:t>
      </w:r>
      <w:proofErr w:type="spellStart"/>
      <w:r w:rsidRPr="00394FB2">
        <w:rPr>
          <w:rFonts w:ascii="Arial" w:hAnsi="Arial" w:cs="Arial"/>
          <w:sz w:val="22"/>
          <w:szCs w:val="22"/>
        </w:rPr>
        <w:t>Beutel</w:t>
      </w:r>
      <w:proofErr w:type="spellEnd"/>
      <w:r w:rsidRPr="00394FB2">
        <w:rPr>
          <w:rFonts w:ascii="Arial" w:hAnsi="Arial" w:cs="Arial"/>
          <w:sz w:val="22"/>
          <w:szCs w:val="22"/>
        </w:rPr>
        <w:t xml:space="preserve">. 2012. First µ-CT based 3D reconstruction of a dipteran larva - the head morphology of </w:t>
      </w:r>
      <w:proofErr w:type="spellStart"/>
      <w:r w:rsidRPr="00394FB2">
        <w:rPr>
          <w:rFonts w:ascii="Arial" w:hAnsi="Arial" w:cs="Arial"/>
          <w:sz w:val="22"/>
          <w:szCs w:val="22"/>
        </w:rPr>
        <w:t>Protanyderus</w:t>
      </w:r>
      <w:proofErr w:type="spellEnd"/>
      <w:r w:rsidRPr="00394FB2">
        <w:rPr>
          <w:rFonts w:ascii="Arial" w:hAnsi="Arial" w:cs="Arial"/>
          <w:sz w:val="22"/>
          <w:szCs w:val="22"/>
        </w:rPr>
        <w:t xml:space="preserve"> (</w:t>
      </w:r>
      <w:proofErr w:type="spellStart"/>
      <w:r w:rsidRPr="00394FB2">
        <w:rPr>
          <w:rFonts w:ascii="Arial" w:hAnsi="Arial" w:cs="Arial"/>
          <w:sz w:val="22"/>
          <w:szCs w:val="22"/>
        </w:rPr>
        <w:t>Tanyderidae</w:t>
      </w:r>
      <w:proofErr w:type="spellEnd"/>
      <w:r w:rsidRPr="00394FB2">
        <w:rPr>
          <w:rFonts w:ascii="Arial" w:hAnsi="Arial" w:cs="Arial"/>
          <w:sz w:val="22"/>
          <w:szCs w:val="22"/>
        </w:rPr>
        <w:t>) and its phylogenetic implications. Journal of Morphology 273: 968-980.</w:t>
      </w:r>
    </w:p>
    <w:p w14:paraId="5C8C8CE6" w14:textId="77777777" w:rsidR="00E94314" w:rsidRDefault="00E94314" w:rsidP="00960928">
      <w:pPr>
        <w:contextualSpacing/>
        <w:rPr>
          <w:rFonts w:ascii="Arial" w:hAnsi="Arial" w:cs="Arial"/>
          <w:sz w:val="22"/>
          <w:szCs w:val="22"/>
        </w:rPr>
      </w:pPr>
    </w:p>
    <w:p w14:paraId="63336B6C" w14:textId="77777777" w:rsidR="00E94314" w:rsidRPr="00DD7520" w:rsidRDefault="00E94314" w:rsidP="00E94314">
      <w:pPr>
        <w:contextualSpacing/>
        <w:rPr>
          <w:rFonts w:ascii="Arial" w:hAnsi="Arial" w:cs="Arial"/>
          <w:b/>
          <w:sz w:val="22"/>
          <w:szCs w:val="22"/>
        </w:rPr>
      </w:pPr>
      <w:r w:rsidRPr="00DD7520">
        <w:rPr>
          <w:rFonts w:ascii="Arial" w:hAnsi="Arial" w:cs="Arial"/>
          <w:b/>
          <w:sz w:val="22"/>
          <w:szCs w:val="22"/>
        </w:rPr>
        <w:t>Kalisz citations</w:t>
      </w:r>
    </w:p>
    <w:p w14:paraId="46ACF689" w14:textId="77777777" w:rsidR="00E94314" w:rsidRDefault="00E94314" w:rsidP="00E94314">
      <w:pPr>
        <w:contextualSpacing/>
        <w:rPr>
          <w:rFonts w:ascii="Arial" w:hAnsi="Arial" w:cs="Arial"/>
          <w:sz w:val="22"/>
          <w:szCs w:val="22"/>
        </w:rPr>
      </w:pPr>
    </w:p>
    <w:p w14:paraId="747AB99D" w14:textId="77777777" w:rsidR="00E94314" w:rsidRPr="009A2E1E" w:rsidRDefault="00E94314" w:rsidP="00E94314">
      <w:pPr>
        <w:ind w:left="720" w:hanging="720"/>
        <w:rPr>
          <w:rFonts w:ascii="Arial" w:hAnsi="Arial" w:cs="Arial"/>
          <w:sz w:val="20"/>
        </w:rPr>
      </w:pPr>
      <w:proofErr w:type="spellStart"/>
      <w:r w:rsidRPr="009A2E1E">
        <w:rPr>
          <w:rFonts w:ascii="Arial" w:hAnsi="Arial" w:cs="Arial"/>
          <w:sz w:val="20"/>
        </w:rPr>
        <w:t>Liebhold</w:t>
      </w:r>
      <w:proofErr w:type="spellEnd"/>
      <w:r w:rsidRPr="009A2E1E">
        <w:rPr>
          <w:rFonts w:ascii="Arial" w:hAnsi="Arial" w:cs="Arial"/>
          <w:sz w:val="20"/>
        </w:rPr>
        <w:t xml:space="preserve">, A., E. </w:t>
      </w:r>
      <w:proofErr w:type="spellStart"/>
      <w:r w:rsidRPr="009A2E1E">
        <w:rPr>
          <w:rFonts w:ascii="Arial" w:hAnsi="Arial" w:cs="Arial"/>
          <w:sz w:val="20"/>
        </w:rPr>
        <w:t>Brockerhoff</w:t>
      </w:r>
      <w:proofErr w:type="spellEnd"/>
      <w:r w:rsidRPr="009A2E1E">
        <w:rPr>
          <w:rFonts w:ascii="Arial" w:hAnsi="Arial" w:cs="Arial"/>
          <w:sz w:val="20"/>
        </w:rPr>
        <w:t xml:space="preserve">, </w:t>
      </w:r>
      <w:r w:rsidRPr="009A2E1E">
        <w:rPr>
          <w:rFonts w:ascii="Arial" w:hAnsi="Arial" w:cs="Arial"/>
          <w:b/>
          <w:sz w:val="20"/>
        </w:rPr>
        <w:t>S. Kalisz,</w:t>
      </w:r>
      <w:r w:rsidRPr="009A2E1E">
        <w:rPr>
          <w:rFonts w:ascii="Arial" w:hAnsi="Arial" w:cs="Arial"/>
          <w:sz w:val="20"/>
        </w:rPr>
        <w:t xml:space="preserve"> M. </w:t>
      </w:r>
      <w:proofErr w:type="spellStart"/>
      <w:r w:rsidRPr="009A2E1E">
        <w:rPr>
          <w:rFonts w:ascii="Arial" w:hAnsi="Arial" w:cs="Arial"/>
          <w:sz w:val="20"/>
        </w:rPr>
        <w:t>Nuñez</w:t>
      </w:r>
      <w:proofErr w:type="spellEnd"/>
      <w:r w:rsidRPr="009A2E1E">
        <w:rPr>
          <w:rFonts w:ascii="Arial" w:hAnsi="Arial" w:cs="Arial"/>
          <w:sz w:val="20"/>
        </w:rPr>
        <w:t xml:space="preserve">, D. Wardle M. Wingfield. </w:t>
      </w:r>
      <w:r w:rsidRPr="009A2E1E">
        <w:rPr>
          <w:rFonts w:ascii="Arial" w:hAnsi="Arial" w:cs="Arial"/>
          <w:sz w:val="20"/>
          <w:u w:val="single"/>
        </w:rPr>
        <w:t>Invited Elton Review</w:t>
      </w:r>
      <w:r w:rsidRPr="009A2E1E">
        <w:rPr>
          <w:rFonts w:ascii="Arial" w:hAnsi="Arial" w:cs="Arial"/>
          <w:sz w:val="20"/>
        </w:rPr>
        <w:t xml:space="preserve">: Biological Invasions in Forest Ecosystems. </w:t>
      </w:r>
      <w:r w:rsidRPr="009A2E1E">
        <w:rPr>
          <w:rFonts w:ascii="Arial" w:hAnsi="Arial" w:cs="Arial"/>
          <w:i/>
          <w:sz w:val="20"/>
        </w:rPr>
        <w:t xml:space="preserve">Biological Invasions </w:t>
      </w:r>
      <w:r w:rsidRPr="009A2E1E">
        <w:rPr>
          <w:rFonts w:ascii="Arial" w:hAnsi="Arial" w:cs="Arial"/>
          <w:sz w:val="20"/>
        </w:rPr>
        <w:t>in review</w:t>
      </w:r>
    </w:p>
    <w:p w14:paraId="232F9FB1"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Wavrek, M., J.M. </w:t>
      </w:r>
      <w:proofErr w:type="spellStart"/>
      <w:r w:rsidRPr="009A2E1E">
        <w:rPr>
          <w:rFonts w:ascii="Arial" w:hAnsi="Arial" w:cs="Arial"/>
          <w:sz w:val="20"/>
        </w:rPr>
        <w:t>Heberling</w:t>
      </w:r>
      <w:proofErr w:type="spellEnd"/>
      <w:r w:rsidRPr="009A2E1E">
        <w:rPr>
          <w:rFonts w:ascii="Arial" w:hAnsi="Arial" w:cs="Arial"/>
          <w:sz w:val="20"/>
        </w:rPr>
        <w:t xml:space="preserve">, N.L. </w:t>
      </w:r>
      <w:proofErr w:type="spellStart"/>
      <w:r w:rsidRPr="009A2E1E">
        <w:rPr>
          <w:rFonts w:ascii="Arial" w:hAnsi="Arial" w:cs="Arial"/>
          <w:sz w:val="20"/>
        </w:rPr>
        <w:t>Brouwer</w:t>
      </w:r>
      <w:proofErr w:type="spellEnd"/>
      <w:r w:rsidRPr="009A2E1E">
        <w:rPr>
          <w:rFonts w:ascii="Arial" w:hAnsi="Arial" w:cs="Arial"/>
          <w:sz w:val="20"/>
        </w:rPr>
        <w:t xml:space="preserve">, S. </w:t>
      </w:r>
      <w:proofErr w:type="spellStart"/>
      <w:r w:rsidRPr="009A2E1E">
        <w:rPr>
          <w:rFonts w:ascii="Arial" w:hAnsi="Arial" w:cs="Arial"/>
          <w:sz w:val="20"/>
        </w:rPr>
        <w:t>Fei</w:t>
      </w:r>
      <w:proofErr w:type="spellEnd"/>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sz w:val="20"/>
        </w:rPr>
        <w:t xml:space="preserve">. </w:t>
      </w:r>
      <w:r w:rsidRPr="009A2E1E">
        <w:rPr>
          <w:rFonts w:ascii="Arial" w:hAnsi="Arial" w:cs="Arial"/>
          <w:bCs/>
          <w:sz w:val="20"/>
        </w:rPr>
        <w:t xml:space="preserve">Herbaceous invaders in temperate forests: a systematic review of their ecology and proposed mechanisms. </w:t>
      </w:r>
      <w:r w:rsidRPr="009A2E1E">
        <w:rPr>
          <w:rFonts w:ascii="Arial" w:hAnsi="Arial" w:cs="Arial"/>
          <w:i/>
          <w:sz w:val="20"/>
        </w:rPr>
        <w:t>Biological Invasions</w:t>
      </w:r>
      <w:r w:rsidRPr="009A2E1E">
        <w:rPr>
          <w:rFonts w:ascii="Arial" w:hAnsi="Arial" w:cs="Arial"/>
          <w:sz w:val="20"/>
        </w:rPr>
        <w:t xml:space="preserve"> in review.</w:t>
      </w:r>
    </w:p>
    <w:p w14:paraId="750E1341" w14:textId="77777777" w:rsidR="00E94314" w:rsidRPr="009A2E1E" w:rsidRDefault="00E94314" w:rsidP="00E94314">
      <w:pPr>
        <w:ind w:left="720" w:hanging="720"/>
        <w:rPr>
          <w:rFonts w:ascii="Arial" w:hAnsi="Arial"/>
          <w:sz w:val="20"/>
          <w:lang w:eastAsia="en-IN"/>
        </w:rPr>
      </w:pPr>
      <w:proofErr w:type="spellStart"/>
      <w:r w:rsidRPr="009A2E1E">
        <w:rPr>
          <w:rFonts w:ascii="Arial" w:hAnsi="Arial"/>
          <w:sz w:val="20"/>
        </w:rPr>
        <w:t>Inderjit</w:t>
      </w:r>
      <w:proofErr w:type="spellEnd"/>
      <w:r w:rsidRPr="009A2E1E">
        <w:rPr>
          <w:rFonts w:ascii="Arial" w:hAnsi="Arial"/>
          <w:sz w:val="20"/>
        </w:rPr>
        <w:t xml:space="preserve">, J. </w:t>
      </w:r>
      <w:proofErr w:type="spellStart"/>
      <w:r w:rsidRPr="009A2E1E">
        <w:rPr>
          <w:rFonts w:ascii="Arial" w:hAnsi="Arial"/>
          <w:sz w:val="20"/>
        </w:rPr>
        <w:t>Catford</w:t>
      </w:r>
      <w:proofErr w:type="spellEnd"/>
      <w:r w:rsidRPr="009A2E1E">
        <w:rPr>
          <w:rFonts w:ascii="Arial" w:hAnsi="Arial"/>
          <w:sz w:val="20"/>
        </w:rPr>
        <w:t xml:space="preserve">, </w:t>
      </w:r>
      <w:r w:rsidRPr="009A2E1E">
        <w:rPr>
          <w:rFonts w:ascii="Arial" w:hAnsi="Arial"/>
          <w:b/>
          <w:sz w:val="20"/>
        </w:rPr>
        <w:t>S. Kalisz</w:t>
      </w:r>
      <w:r w:rsidRPr="009A2E1E">
        <w:rPr>
          <w:rFonts w:ascii="Arial" w:hAnsi="Arial"/>
          <w:sz w:val="20"/>
        </w:rPr>
        <w:t xml:space="preserve">, D. </w:t>
      </w:r>
      <w:proofErr w:type="spellStart"/>
      <w:r w:rsidRPr="009A2E1E">
        <w:rPr>
          <w:rFonts w:ascii="Arial" w:hAnsi="Arial"/>
          <w:sz w:val="20"/>
        </w:rPr>
        <w:t>Simberloff</w:t>
      </w:r>
      <w:proofErr w:type="spellEnd"/>
      <w:r w:rsidRPr="009A2E1E">
        <w:rPr>
          <w:rFonts w:ascii="Arial" w:hAnsi="Arial"/>
          <w:sz w:val="20"/>
          <w:vertAlign w:val="superscript"/>
        </w:rPr>
        <w:t xml:space="preserve"> </w:t>
      </w:r>
      <w:r w:rsidRPr="009A2E1E">
        <w:rPr>
          <w:rFonts w:ascii="Arial" w:hAnsi="Arial"/>
          <w:sz w:val="20"/>
        </w:rPr>
        <w:t xml:space="preserve">and </w:t>
      </w:r>
      <w:r w:rsidRPr="009A2E1E">
        <w:rPr>
          <w:rFonts w:ascii="Arial" w:hAnsi="Arial"/>
          <w:color w:val="000000" w:themeColor="text1"/>
          <w:sz w:val="20"/>
        </w:rPr>
        <w:t>D. Wardle</w:t>
      </w:r>
      <w:r w:rsidRPr="009A2E1E">
        <w:rPr>
          <w:rFonts w:ascii="Arial" w:hAnsi="Arial"/>
          <w:sz w:val="20"/>
        </w:rPr>
        <w:t xml:space="preserve">. </w:t>
      </w:r>
      <w:r w:rsidRPr="009A2E1E">
        <w:rPr>
          <w:rFonts w:ascii="Arial" w:hAnsi="Arial"/>
          <w:sz w:val="20"/>
          <w:lang w:eastAsia="en-IN"/>
        </w:rPr>
        <w:t xml:space="preserve">Human-driven reorganization of terrestrial communities.  </w:t>
      </w:r>
      <w:r w:rsidRPr="009A2E1E">
        <w:rPr>
          <w:rFonts w:ascii="Arial" w:hAnsi="Arial"/>
          <w:i/>
          <w:sz w:val="20"/>
          <w:lang w:eastAsia="en-IN"/>
        </w:rPr>
        <w:t xml:space="preserve">New Phytologist, </w:t>
      </w:r>
      <w:proofErr w:type="spellStart"/>
      <w:r w:rsidRPr="009A2E1E">
        <w:rPr>
          <w:rFonts w:ascii="Arial" w:hAnsi="Arial"/>
          <w:i/>
          <w:sz w:val="20"/>
          <w:lang w:eastAsia="en-IN"/>
        </w:rPr>
        <w:t>Tansley</w:t>
      </w:r>
      <w:proofErr w:type="spellEnd"/>
      <w:r w:rsidRPr="009A2E1E">
        <w:rPr>
          <w:rFonts w:ascii="Arial" w:hAnsi="Arial"/>
          <w:i/>
          <w:sz w:val="20"/>
          <w:lang w:eastAsia="en-IN"/>
        </w:rPr>
        <w:t xml:space="preserve"> Review</w:t>
      </w:r>
      <w:r w:rsidRPr="009A2E1E">
        <w:rPr>
          <w:rFonts w:ascii="Arial" w:hAnsi="Arial" w:cs="Arial"/>
          <w:sz w:val="20"/>
        </w:rPr>
        <w:t>.</w:t>
      </w:r>
      <w:r w:rsidRPr="009A2E1E">
        <w:rPr>
          <w:rFonts w:ascii="Arial" w:hAnsi="Arial"/>
          <w:sz w:val="20"/>
          <w:lang w:eastAsia="en-IN"/>
        </w:rPr>
        <w:t xml:space="preserve"> In review</w:t>
      </w:r>
    </w:p>
    <w:p w14:paraId="3805892B"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color w:val="000000"/>
          <w:sz w:val="20"/>
        </w:rPr>
        <w:t xml:space="preserve">Averill K.M., D. A. Mortensen, E.A.H. </w:t>
      </w:r>
      <w:proofErr w:type="spellStart"/>
      <w:r w:rsidRPr="009A2E1E">
        <w:rPr>
          <w:rFonts w:ascii="Arial" w:hAnsi="Arial" w:cs="Arial"/>
          <w:color w:val="000000"/>
          <w:sz w:val="20"/>
        </w:rPr>
        <w:t>Smithwick</w:t>
      </w:r>
      <w:proofErr w:type="spellEnd"/>
      <w:r w:rsidRPr="009A2E1E">
        <w:rPr>
          <w:rFonts w:ascii="Arial" w:hAnsi="Arial" w:cs="Arial"/>
          <w:color w:val="000000"/>
          <w:sz w:val="20"/>
        </w:rPr>
        <w:t xml:space="preserve">, </w:t>
      </w:r>
      <w:r w:rsidRPr="009A2E1E">
        <w:rPr>
          <w:rFonts w:ascii="Arial" w:hAnsi="Arial" w:cs="Arial"/>
          <w:b/>
          <w:color w:val="000000"/>
          <w:sz w:val="20"/>
        </w:rPr>
        <w:t>S. Kalisz</w:t>
      </w:r>
      <w:r w:rsidRPr="009A2E1E">
        <w:rPr>
          <w:rFonts w:ascii="Arial" w:hAnsi="Arial" w:cs="Arial"/>
          <w:color w:val="000000"/>
          <w:sz w:val="20"/>
        </w:rPr>
        <w:t xml:space="preserve">, W.J. </w:t>
      </w:r>
      <w:proofErr w:type="spellStart"/>
      <w:r w:rsidRPr="009A2E1E">
        <w:rPr>
          <w:rFonts w:ascii="Arial" w:hAnsi="Arial" w:cs="Arial"/>
          <w:color w:val="000000"/>
          <w:sz w:val="20"/>
        </w:rPr>
        <w:t>McShea</w:t>
      </w:r>
      <w:proofErr w:type="spellEnd"/>
      <w:r w:rsidRPr="009A2E1E">
        <w:rPr>
          <w:rFonts w:ascii="Arial" w:hAnsi="Arial" w:cs="Arial"/>
          <w:color w:val="000000"/>
          <w:sz w:val="20"/>
        </w:rPr>
        <w:t xml:space="preserve">, N.A. Bourg, J.D. Parker, A.A. </w:t>
      </w:r>
      <w:proofErr w:type="spellStart"/>
      <w:r w:rsidRPr="009A2E1E">
        <w:rPr>
          <w:rFonts w:ascii="Arial" w:hAnsi="Arial" w:cs="Arial"/>
          <w:color w:val="000000"/>
          <w:sz w:val="20"/>
        </w:rPr>
        <w:t>Royo</w:t>
      </w:r>
      <w:proofErr w:type="spellEnd"/>
      <w:r w:rsidRPr="009A2E1E">
        <w:rPr>
          <w:rFonts w:ascii="Arial" w:hAnsi="Arial" w:cs="Arial"/>
          <w:color w:val="000000"/>
          <w:sz w:val="20"/>
        </w:rPr>
        <w:t xml:space="preserve">, M.D. Abrams, A.A. Agrawal, D.K. </w:t>
      </w:r>
      <w:proofErr w:type="spellStart"/>
      <w:r w:rsidRPr="009A2E1E">
        <w:rPr>
          <w:rFonts w:ascii="Arial" w:hAnsi="Arial" w:cs="Arial"/>
          <w:color w:val="000000"/>
          <w:sz w:val="20"/>
        </w:rPr>
        <w:t>Apsley</w:t>
      </w:r>
      <w:proofErr w:type="spellEnd"/>
      <w:r w:rsidRPr="009A2E1E">
        <w:rPr>
          <w:rFonts w:ascii="Arial" w:hAnsi="Arial" w:cs="Arial"/>
          <w:color w:val="000000"/>
          <w:sz w:val="20"/>
        </w:rPr>
        <w:t xml:space="preserve">, B. </w:t>
      </w:r>
      <w:proofErr w:type="spellStart"/>
      <w:r w:rsidRPr="009A2E1E">
        <w:rPr>
          <w:rFonts w:ascii="Arial" w:hAnsi="Arial" w:cs="Arial"/>
          <w:color w:val="000000"/>
          <w:sz w:val="20"/>
        </w:rPr>
        <w:t>Blossey</w:t>
      </w:r>
      <w:proofErr w:type="spellEnd"/>
      <w:r w:rsidRPr="009A2E1E">
        <w:rPr>
          <w:rFonts w:ascii="Arial" w:hAnsi="Arial" w:cs="Arial"/>
          <w:color w:val="000000"/>
          <w:sz w:val="20"/>
        </w:rPr>
        <w:t xml:space="preserve">, K.L. </w:t>
      </w:r>
      <w:proofErr w:type="spellStart"/>
      <w:r w:rsidRPr="009A2E1E">
        <w:rPr>
          <w:rFonts w:ascii="Arial" w:hAnsi="Arial" w:cs="Arial"/>
          <w:color w:val="000000"/>
          <w:sz w:val="20"/>
        </w:rPr>
        <w:t>Caraher</w:t>
      </w:r>
      <w:proofErr w:type="spellEnd"/>
      <w:r w:rsidRPr="009A2E1E">
        <w:rPr>
          <w:rFonts w:ascii="Arial" w:hAnsi="Arial" w:cs="Arial"/>
          <w:color w:val="000000"/>
          <w:sz w:val="20"/>
        </w:rPr>
        <w:t>, S.E. Johnson, R. Masson, V.A. Nuzzo,</w:t>
      </w:r>
      <w:r>
        <w:rPr>
          <w:rFonts w:ascii="Arial" w:hAnsi="Arial" w:cs="Arial"/>
          <w:color w:val="000000"/>
          <w:sz w:val="20"/>
        </w:rPr>
        <w:t xml:space="preserve"> and</w:t>
      </w:r>
      <w:r w:rsidRPr="009A2E1E">
        <w:rPr>
          <w:rFonts w:ascii="Arial" w:hAnsi="Arial" w:cs="Arial"/>
          <w:color w:val="000000"/>
          <w:sz w:val="20"/>
        </w:rPr>
        <w:t xml:space="preserve"> J. </w:t>
      </w:r>
      <w:proofErr w:type="spellStart"/>
      <w:r w:rsidRPr="009A2E1E">
        <w:rPr>
          <w:rFonts w:ascii="Arial" w:hAnsi="Arial" w:cs="Arial"/>
          <w:color w:val="000000"/>
          <w:sz w:val="20"/>
        </w:rPr>
        <w:t>Snitzer</w:t>
      </w:r>
      <w:proofErr w:type="spellEnd"/>
      <w:r w:rsidRPr="009A2E1E">
        <w:rPr>
          <w:rFonts w:ascii="Arial" w:hAnsi="Arial" w:cs="Arial"/>
          <w:color w:val="000000"/>
          <w:sz w:val="20"/>
        </w:rPr>
        <w:t>.</w:t>
      </w:r>
      <w:r w:rsidRPr="009A2E1E">
        <w:rPr>
          <w:rFonts w:ascii="Arial" w:hAnsi="Arial" w:cs="Arial"/>
          <w:b/>
          <w:color w:val="000000"/>
          <w:sz w:val="20"/>
        </w:rPr>
        <w:t xml:space="preserve"> </w:t>
      </w:r>
      <w:r w:rsidRPr="009A2E1E">
        <w:rPr>
          <w:rFonts w:ascii="Arial" w:hAnsi="Arial" w:cs="Arial"/>
          <w:color w:val="000000"/>
          <w:sz w:val="20"/>
        </w:rPr>
        <w:t xml:space="preserve">Native deer browsing increases the degree of plant invasion.  </w:t>
      </w:r>
      <w:proofErr w:type="spellStart"/>
      <w:r w:rsidRPr="009A2E1E">
        <w:rPr>
          <w:rFonts w:ascii="Arial" w:hAnsi="Arial" w:cs="Arial"/>
          <w:i/>
          <w:sz w:val="20"/>
        </w:rPr>
        <w:t>AoB</w:t>
      </w:r>
      <w:proofErr w:type="spellEnd"/>
      <w:r w:rsidRPr="009A2E1E">
        <w:rPr>
          <w:rFonts w:ascii="Arial" w:hAnsi="Arial" w:cs="Arial"/>
          <w:i/>
          <w:sz w:val="20"/>
        </w:rPr>
        <w:t xml:space="preserve"> Plants. in revision </w:t>
      </w:r>
    </w:p>
    <w:p w14:paraId="476C0778"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sz w:val="20"/>
        </w:rPr>
        <w:t xml:space="preserve">Burke, D.J., S.R. </w:t>
      </w:r>
      <w:proofErr w:type="spellStart"/>
      <w:r w:rsidRPr="009A2E1E">
        <w:rPr>
          <w:rFonts w:ascii="Arial" w:hAnsi="Arial" w:cs="Arial"/>
          <w:sz w:val="20"/>
        </w:rPr>
        <w:t>Carrino-Kyker</w:t>
      </w:r>
      <w:proofErr w:type="spellEnd"/>
      <w:r w:rsidRPr="009A2E1E">
        <w:rPr>
          <w:rFonts w:ascii="Arial" w:hAnsi="Arial" w:cs="Arial"/>
          <w:sz w:val="20"/>
        </w:rPr>
        <w:t>, A. Hoke, S. Cassidy</w:t>
      </w:r>
      <w:r>
        <w:rPr>
          <w:rFonts w:ascii="Arial" w:hAnsi="Arial" w:cs="Arial"/>
          <w:sz w:val="20"/>
        </w:rPr>
        <w:t>,</w:t>
      </w:r>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bCs/>
          <w:sz w:val="20"/>
        </w:rPr>
        <w:t xml:space="preserve">.  </w:t>
      </w:r>
      <w:r w:rsidRPr="009A2E1E">
        <w:rPr>
          <w:rFonts w:ascii="Arial" w:hAnsi="Arial" w:cs="Arial"/>
          <w:sz w:val="20"/>
        </w:rPr>
        <w:t xml:space="preserve">Deer and invasive plant removal can change mycorrhizal fungal communities and soil chemistry: evidence from a long-term field experiment. </w:t>
      </w:r>
      <w:r w:rsidRPr="009A2E1E">
        <w:rPr>
          <w:rFonts w:ascii="Arial" w:hAnsi="Arial" w:cs="Arial"/>
          <w:i/>
          <w:sz w:val="20"/>
        </w:rPr>
        <w:t>Ecosystems</w:t>
      </w:r>
      <w:r w:rsidRPr="009A2E1E">
        <w:rPr>
          <w:rFonts w:ascii="Arial" w:hAnsi="Arial" w:cs="Arial"/>
          <w:sz w:val="20"/>
        </w:rPr>
        <w:t>.  In review.</w:t>
      </w:r>
    </w:p>
    <w:p w14:paraId="16676010" w14:textId="77777777" w:rsidR="00E94314" w:rsidRPr="009A2E1E" w:rsidRDefault="00E94314" w:rsidP="00E94314">
      <w:pPr>
        <w:ind w:left="720" w:hanging="720"/>
        <w:rPr>
          <w:rFonts w:ascii="Arial" w:hAnsi="Arial" w:cs="Arial"/>
          <w:i/>
          <w:sz w:val="20"/>
        </w:rPr>
      </w:pPr>
      <w:proofErr w:type="spellStart"/>
      <w:r w:rsidRPr="009A2E1E">
        <w:rPr>
          <w:rFonts w:ascii="Arial" w:hAnsi="Arial" w:cs="Arial"/>
          <w:sz w:val="20"/>
        </w:rPr>
        <w:t>Heberling</w:t>
      </w:r>
      <w:proofErr w:type="spellEnd"/>
      <w:r w:rsidRPr="009A2E1E">
        <w:rPr>
          <w:rFonts w:ascii="Arial" w:hAnsi="Arial" w:cs="Arial"/>
          <w:sz w:val="20"/>
        </w:rPr>
        <w:t xml:space="preserve">, J.M., N.L. </w:t>
      </w:r>
      <w:proofErr w:type="spellStart"/>
      <w:r w:rsidRPr="009A2E1E">
        <w:rPr>
          <w:rFonts w:ascii="Arial" w:hAnsi="Arial" w:cs="Arial"/>
          <w:sz w:val="20"/>
        </w:rPr>
        <w:t>Brouwer</w:t>
      </w:r>
      <w:proofErr w:type="spellEnd"/>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sz w:val="20"/>
        </w:rPr>
        <w:t xml:space="preserve">  2017. Increased photosynthetic performance of an invasive forest herb mediated by deer overabundance.  </w:t>
      </w:r>
      <w:proofErr w:type="spellStart"/>
      <w:r w:rsidRPr="009A2E1E">
        <w:rPr>
          <w:rFonts w:ascii="Arial" w:hAnsi="Arial" w:cs="Arial"/>
          <w:sz w:val="20"/>
        </w:rPr>
        <w:t>AoB</w:t>
      </w:r>
      <w:proofErr w:type="spellEnd"/>
      <w:r w:rsidRPr="009A2E1E">
        <w:rPr>
          <w:rFonts w:ascii="Arial" w:hAnsi="Arial" w:cs="Arial"/>
          <w:sz w:val="20"/>
        </w:rPr>
        <w:t xml:space="preserve"> PLANTS Special Issue: Interactions between white-tailed deer and invasive plants in North American forests.</w:t>
      </w:r>
      <w:r w:rsidRPr="009A2E1E">
        <w:rPr>
          <w:rFonts w:ascii="Arial" w:hAnsi="Arial" w:cs="Arial"/>
          <w:b/>
          <w:i/>
          <w:sz w:val="20"/>
        </w:rPr>
        <w:t xml:space="preserve"> </w:t>
      </w:r>
      <w:r w:rsidRPr="009A2E1E">
        <w:rPr>
          <w:rFonts w:ascii="Arial" w:hAnsi="Arial" w:cs="Arial"/>
          <w:i/>
          <w:sz w:val="20"/>
        </w:rPr>
        <w:t>Accepted, pending revision, resubmitted</w:t>
      </w:r>
    </w:p>
    <w:p w14:paraId="16DCF4A5"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Heckle, C.D. and </w:t>
      </w:r>
      <w:r w:rsidRPr="009A2E1E">
        <w:rPr>
          <w:rFonts w:ascii="Arial" w:hAnsi="Arial" w:cs="Arial"/>
          <w:b/>
          <w:sz w:val="20"/>
        </w:rPr>
        <w:t>S. Kalisz</w:t>
      </w:r>
      <w:r w:rsidRPr="009A2E1E">
        <w:rPr>
          <w:rFonts w:ascii="Arial" w:hAnsi="Arial" w:cs="Arial"/>
          <w:sz w:val="20"/>
        </w:rPr>
        <w:t xml:space="preserve">. 2016. </w:t>
      </w:r>
      <w:r w:rsidRPr="009A2E1E">
        <w:rPr>
          <w:rFonts w:ascii="Arial" w:hAnsi="Arial" w:cs="Arial"/>
          <w:color w:val="000000"/>
          <w:sz w:val="20"/>
        </w:rPr>
        <w:t>Life history trait divergence among populations of a non-palatable species reveals strong non-trophic indirect effects of an abundant herbivore</w:t>
      </w:r>
      <w:r w:rsidRPr="009A2E1E">
        <w:rPr>
          <w:rFonts w:ascii="Arial" w:hAnsi="Arial" w:cs="Arial"/>
          <w:sz w:val="20"/>
        </w:rPr>
        <w:t xml:space="preserve">. </w:t>
      </w:r>
      <w:proofErr w:type="spellStart"/>
      <w:r w:rsidRPr="009A2E1E">
        <w:rPr>
          <w:rFonts w:ascii="Arial" w:hAnsi="Arial" w:cs="Arial"/>
          <w:i/>
          <w:sz w:val="20"/>
        </w:rPr>
        <w:t>Oikos</w:t>
      </w:r>
      <w:proofErr w:type="spellEnd"/>
      <w:r w:rsidRPr="009A2E1E">
        <w:rPr>
          <w:rFonts w:ascii="Arial" w:hAnsi="Arial" w:cs="Arial"/>
          <w:i/>
          <w:sz w:val="20"/>
        </w:rPr>
        <w:t xml:space="preserve"> </w:t>
      </w:r>
      <w:proofErr w:type="spellStart"/>
      <w:r w:rsidRPr="009A2E1E">
        <w:rPr>
          <w:rFonts w:ascii="Arial" w:hAnsi="Arial" w:cs="Arial"/>
          <w:sz w:val="20"/>
        </w:rPr>
        <w:t>Doi</w:t>
      </w:r>
      <w:proofErr w:type="spellEnd"/>
      <w:r w:rsidRPr="009A2E1E">
        <w:rPr>
          <w:rFonts w:ascii="Arial" w:hAnsi="Arial" w:cs="Arial"/>
          <w:sz w:val="20"/>
        </w:rPr>
        <w:t>: 10.1111/oik.03658</w:t>
      </w:r>
    </w:p>
    <w:p w14:paraId="35A22593" w14:textId="77777777" w:rsidR="00E94314" w:rsidRPr="009A2E1E" w:rsidRDefault="00E94314" w:rsidP="00E94314">
      <w:pPr>
        <w:widowControl w:val="0"/>
        <w:autoSpaceDE w:val="0"/>
        <w:autoSpaceDN w:val="0"/>
        <w:adjustRightInd w:val="0"/>
        <w:ind w:left="720" w:hanging="720"/>
        <w:rPr>
          <w:rFonts w:ascii="Arial" w:hAnsi="Arial" w:cs="Arial"/>
          <w:i/>
          <w:sz w:val="20"/>
        </w:rPr>
      </w:pPr>
      <w:r w:rsidRPr="009A2E1E">
        <w:rPr>
          <w:rFonts w:ascii="Arial" w:hAnsi="Arial" w:cs="Arial"/>
          <w:sz w:val="20"/>
        </w:rPr>
        <w:t xml:space="preserve">Hale A.N., L. </w:t>
      </w:r>
      <w:proofErr w:type="spellStart"/>
      <w:r w:rsidRPr="009A2E1E">
        <w:rPr>
          <w:rFonts w:ascii="Arial" w:hAnsi="Arial" w:cs="Arial"/>
          <w:sz w:val="20"/>
        </w:rPr>
        <w:t>Lapointe</w:t>
      </w:r>
      <w:proofErr w:type="spellEnd"/>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sz w:val="20"/>
        </w:rPr>
        <w:t xml:space="preserve">. 2016. Invader disruption of a mycorrhizal-plant mutualism reduces carbon acquisition, allocation and growth in a native forest herb.  </w:t>
      </w:r>
      <w:r w:rsidRPr="009A2E1E">
        <w:rPr>
          <w:rFonts w:ascii="Arial" w:hAnsi="Arial" w:cs="Arial"/>
          <w:i/>
          <w:sz w:val="20"/>
        </w:rPr>
        <w:t xml:space="preserve">New Phytologist. </w:t>
      </w:r>
      <w:r w:rsidRPr="009A2E1E">
        <w:rPr>
          <w:rStyle w:val="article-headermeta-info-data"/>
          <w:rFonts w:ascii="Arial" w:hAnsi="Arial" w:cs="Arial"/>
          <w:sz w:val="20"/>
        </w:rPr>
        <w:t>10.1111/nph.13709</w:t>
      </w:r>
      <w:r w:rsidRPr="009A2E1E">
        <w:rPr>
          <w:rFonts w:ascii="Arial" w:hAnsi="Arial" w:cs="Arial"/>
          <w:i/>
          <w:sz w:val="20"/>
        </w:rPr>
        <w:t>.</w:t>
      </w:r>
    </w:p>
    <w:p w14:paraId="288844C2"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sz w:val="20"/>
        </w:rPr>
        <w:t xml:space="preserve">N.L. </w:t>
      </w:r>
      <w:proofErr w:type="spellStart"/>
      <w:r w:rsidRPr="009A2E1E">
        <w:rPr>
          <w:rFonts w:ascii="Arial" w:hAnsi="Arial" w:cs="Arial"/>
          <w:sz w:val="20"/>
        </w:rPr>
        <w:t>Brouwer</w:t>
      </w:r>
      <w:proofErr w:type="spellEnd"/>
      <w:r w:rsidRPr="009A2E1E">
        <w:rPr>
          <w:rFonts w:ascii="Arial" w:hAnsi="Arial" w:cs="Arial"/>
          <w:sz w:val="20"/>
        </w:rPr>
        <w:t xml:space="preserve">, A.N. Hale and </w:t>
      </w:r>
      <w:r w:rsidRPr="009A2E1E">
        <w:rPr>
          <w:rFonts w:ascii="Arial" w:hAnsi="Arial" w:cs="Arial"/>
          <w:b/>
          <w:sz w:val="20"/>
        </w:rPr>
        <w:t>S. Kalisz</w:t>
      </w:r>
      <w:r w:rsidRPr="009A2E1E">
        <w:rPr>
          <w:rFonts w:ascii="Arial" w:hAnsi="Arial" w:cs="Arial"/>
          <w:sz w:val="20"/>
        </w:rPr>
        <w:t xml:space="preserve">. 2015. Invader disruption of a belowground mutualism drives carbon starvation and vital rate declines in a native forest perennial herb. </w:t>
      </w:r>
      <w:proofErr w:type="spellStart"/>
      <w:r w:rsidRPr="009A2E1E">
        <w:rPr>
          <w:rFonts w:ascii="Arial" w:hAnsi="Arial" w:cs="Arial"/>
          <w:sz w:val="20"/>
        </w:rPr>
        <w:t>AoB</w:t>
      </w:r>
      <w:proofErr w:type="spellEnd"/>
      <w:r w:rsidRPr="009A2E1E">
        <w:rPr>
          <w:rFonts w:ascii="Arial" w:hAnsi="Arial" w:cs="Arial"/>
          <w:sz w:val="20"/>
        </w:rPr>
        <w:t xml:space="preserve"> Plants. </w:t>
      </w:r>
      <w:proofErr w:type="spellStart"/>
      <w:r w:rsidRPr="009A2E1E">
        <w:rPr>
          <w:rFonts w:ascii="Arial" w:hAnsi="Arial" w:cs="Arial"/>
          <w:sz w:val="20"/>
        </w:rPr>
        <w:t>doi</w:t>
      </w:r>
      <w:proofErr w:type="spellEnd"/>
      <w:r w:rsidRPr="009A2E1E">
        <w:rPr>
          <w:rFonts w:ascii="Arial" w:hAnsi="Arial" w:cs="Arial"/>
          <w:sz w:val="20"/>
        </w:rPr>
        <w:t>: 10.1093/</w:t>
      </w:r>
      <w:proofErr w:type="spellStart"/>
      <w:r w:rsidRPr="009A2E1E">
        <w:rPr>
          <w:rFonts w:ascii="Arial" w:hAnsi="Arial" w:cs="Arial"/>
          <w:sz w:val="20"/>
        </w:rPr>
        <w:t>aobpla</w:t>
      </w:r>
      <w:proofErr w:type="spellEnd"/>
      <w:r w:rsidRPr="009A2E1E">
        <w:rPr>
          <w:rFonts w:ascii="Arial" w:hAnsi="Arial" w:cs="Arial"/>
          <w:sz w:val="20"/>
        </w:rPr>
        <w:t>/plv014</w:t>
      </w:r>
    </w:p>
    <w:p w14:paraId="0EC27D7A"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b/>
          <w:sz w:val="20"/>
        </w:rPr>
        <w:t>Kalisz, S.</w:t>
      </w:r>
      <w:r w:rsidRPr="009A2E1E">
        <w:rPr>
          <w:rFonts w:ascii="Arial" w:hAnsi="Arial" w:cs="Arial"/>
          <w:sz w:val="20"/>
        </w:rPr>
        <w:t xml:space="preserve">, R.B. </w:t>
      </w:r>
      <w:proofErr w:type="spellStart"/>
      <w:r w:rsidRPr="009A2E1E">
        <w:rPr>
          <w:rFonts w:ascii="Arial" w:hAnsi="Arial" w:cs="Arial"/>
          <w:sz w:val="20"/>
        </w:rPr>
        <w:t>Spigler</w:t>
      </w:r>
      <w:proofErr w:type="spellEnd"/>
      <w:r w:rsidRPr="009A2E1E">
        <w:rPr>
          <w:rFonts w:ascii="Arial" w:hAnsi="Arial" w:cs="Arial"/>
          <w:sz w:val="20"/>
        </w:rPr>
        <w:t xml:space="preserve"> and C.C. Horvitz. 2014 Overabundant herbivores depress natives, facilitate exotics: conclusive multi-year experimental results. </w:t>
      </w:r>
      <w:r w:rsidRPr="009A2E1E">
        <w:rPr>
          <w:rFonts w:ascii="Arial" w:hAnsi="Arial" w:cs="Arial"/>
          <w:i/>
          <w:sz w:val="20"/>
        </w:rPr>
        <w:t>PNAS:</w:t>
      </w:r>
      <w:r w:rsidRPr="009A2E1E">
        <w:rPr>
          <w:rStyle w:val="cit-gray"/>
          <w:rFonts w:ascii="Arial" w:hAnsi="Arial" w:cs="Arial"/>
          <w:sz w:val="20"/>
        </w:rPr>
        <w:t xml:space="preserve"> 111 (12), 4501-4506.</w:t>
      </w:r>
      <w:r w:rsidRPr="009A2E1E">
        <w:rPr>
          <w:rFonts w:ascii="Arial" w:hAnsi="Arial" w:cs="Arial"/>
          <w:i/>
          <w:sz w:val="20"/>
        </w:rPr>
        <w:t xml:space="preserve"> (</w:t>
      </w:r>
      <w:proofErr w:type="spellStart"/>
      <w:r w:rsidRPr="009A2E1E">
        <w:rPr>
          <w:rFonts w:ascii="Arial" w:hAnsi="Arial" w:cs="Arial"/>
          <w:sz w:val="20"/>
        </w:rPr>
        <w:t>doi</w:t>
      </w:r>
      <w:proofErr w:type="spellEnd"/>
      <w:r w:rsidRPr="009A2E1E">
        <w:rPr>
          <w:rFonts w:ascii="Arial" w:hAnsi="Arial" w:cs="Arial"/>
          <w:sz w:val="20"/>
        </w:rPr>
        <w:t>/10.1073/pnas.1310121111)</w:t>
      </w:r>
    </w:p>
    <w:p w14:paraId="5654713C"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and </w:t>
      </w:r>
      <w:r w:rsidRPr="009A2E1E">
        <w:rPr>
          <w:rFonts w:ascii="Arial" w:hAnsi="Arial" w:cs="Arial"/>
          <w:b/>
          <w:sz w:val="20"/>
        </w:rPr>
        <w:t>S. Kalisz</w:t>
      </w:r>
      <w:r w:rsidRPr="009A2E1E">
        <w:rPr>
          <w:rFonts w:ascii="Arial" w:hAnsi="Arial" w:cs="Arial"/>
          <w:sz w:val="20"/>
        </w:rPr>
        <w:t>. 2012. Perspectives on allelopathic disruption of plant mutualisms: An exploration of potential mechanisms and consequences. Plant Ecology 213: 1991-2006, Special Issue: Invited review. (</w:t>
      </w:r>
      <w:proofErr w:type="spellStart"/>
      <w:r w:rsidRPr="009A2E1E">
        <w:rPr>
          <w:rFonts w:ascii="Arial" w:hAnsi="Arial" w:cs="Arial"/>
          <w:sz w:val="20"/>
        </w:rPr>
        <w:t>doi</w:t>
      </w:r>
      <w:proofErr w:type="spellEnd"/>
      <w:r w:rsidRPr="009A2E1E">
        <w:rPr>
          <w:rFonts w:ascii="Arial" w:hAnsi="Arial" w:cs="Arial"/>
          <w:sz w:val="20"/>
        </w:rPr>
        <w:t>: 10.1007/s11258-012-0128-z).</w:t>
      </w:r>
    </w:p>
    <w:p w14:paraId="0088E251"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z w:val="20"/>
        </w:rPr>
      </w:pPr>
      <w:r w:rsidRPr="009A2E1E">
        <w:rPr>
          <w:rFonts w:ascii="Arial" w:hAnsi="Arial" w:cs="Arial"/>
          <w:sz w:val="20"/>
        </w:rPr>
        <w:t xml:space="preserve">Burke, D.J., </w:t>
      </w:r>
      <w:r w:rsidRPr="009A2E1E">
        <w:rPr>
          <w:rFonts w:ascii="Arial" w:hAnsi="Arial" w:cs="Arial"/>
          <w:bCs/>
          <w:sz w:val="20"/>
        </w:rPr>
        <w:t xml:space="preserve">M.N. Weintraub, </w:t>
      </w:r>
      <w:r w:rsidRPr="009A2E1E">
        <w:rPr>
          <w:rFonts w:ascii="Arial" w:hAnsi="Arial" w:cs="Arial"/>
          <w:sz w:val="20"/>
        </w:rPr>
        <w:t xml:space="preserve">C.R </w:t>
      </w:r>
      <w:proofErr w:type="spellStart"/>
      <w:r w:rsidRPr="009A2E1E">
        <w:rPr>
          <w:rFonts w:ascii="Arial" w:hAnsi="Arial" w:cs="Arial"/>
          <w:sz w:val="20"/>
        </w:rPr>
        <w:t>Hewins</w:t>
      </w:r>
      <w:proofErr w:type="spellEnd"/>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sz w:val="20"/>
        </w:rPr>
        <w:t xml:space="preserve">. 2011. Relationship between soil enzyme activities, nutrient cycling and soil fungal communities in a northern hardwood forest. </w:t>
      </w:r>
      <w:r w:rsidRPr="009A2E1E">
        <w:rPr>
          <w:rFonts w:ascii="Arial" w:hAnsi="Arial" w:cs="Arial"/>
          <w:i/>
          <w:sz w:val="20"/>
        </w:rPr>
        <w:t>Soil Biology and Biochemistry</w:t>
      </w:r>
      <w:r w:rsidRPr="009A2E1E">
        <w:rPr>
          <w:rFonts w:ascii="Arial" w:hAnsi="Arial" w:cs="Arial"/>
          <w:sz w:val="20"/>
        </w:rPr>
        <w:t xml:space="preserve"> 43: 795-803.</w:t>
      </w:r>
    </w:p>
    <w:p w14:paraId="1E5EF6E6" w14:textId="77777777" w:rsidR="00E94314" w:rsidRPr="009A2E1E" w:rsidRDefault="00E94314" w:rsidP="00E94314">
      <w:pPr>
        <w:widowControl w:val="0"/>
        <w:autoSpaceDE w:val="0"/>
        <w:autoSpaceDN w:val="0"/>
        <w:adjustRightInd w:val="0"/>
        <w:ind w:left="432" w:hanging="432"/>
        <w:rPr>
          <w:rStyle w:val="value"/>
          <w:rFonts w:ascii="Arial" w:hAnsi="Arial" w:cs="Arial"/>
        </w:rPr>
      </w:pPr>
      <w:r w:rsidRPr="009A2E1E">
        <w:rPr>
          <w:rFonts w:ascii="Arial" w:hAnsi="Arial" w:cs="Arial"/>
          <w:sz w:val="20"/>
        </w:rPr>
        <w:t xml:space="preserve">Cantor, A., J. Aaron, A. Hale, B. Traw, and </w:t>
      </w:r>
      <w:r w:rsidRPr="009A2E1E">
        <w:rPr>
          <w:rFonts w:ascii="Arial" w:hAnsi="Arial" w:cs="Arial"/>
          <w:b/>
          <w:sz w:val="20"/>
        </w:rPr>
        <w:t>S. Kalisz</w:t>
      </w:r>
      <w:r w:rsidRPr="009A2E1E">
        <w:rPr>
          <w:rFonts w:ascii="Arial" w:hAnsi="Arial" w:cs="Arial"/>
          <w:sz w:val="20"/>
        </w:rPr>
        <w:t xml:space="preserve">. 2011. Low allelochemical concentrations detected in garlic mustard-invaded forest soils inhibit fungal growth and AMF spore germination. Biological Invasions: </w:t>
      </w:r>
      <w:proofErr w:type="spellStart"/>
      <w:r w:rsidRPr="009A2E1E">
        <w:rPr>
          <w:rStyle w:val="label"/>
          <w:rFonts w:ascii="Arial" w:hAnsi="Arial" w:cs="Arial"/>
          <w:sz w:val="20"/>
        </w:rPr>
        <w:t>doi</w:t>
      </w:r>
      <w:proofErr w:type="spellEnd"/>
      <w:r w:rsidRPr="009A2E1E">
        <w:rPr>
          <w:rStyle w:val="label"/>
          <w:rFonts w:ascii="Arial" w:hAnsi="Arial" w:cs="Arial"/>
          <w:sz w:val="20"/>
        </w:rPr>
        <w:t>:</w:t>
      </w:r>
      <w:r w:rsidRPr="009A2E1E">
        <w:rPr>
          <w:rStyle w:val="doi"/>
          <w:rFonts w:ascii="Arial" w:hAnsi="Arial" w:cs="Arial"/>
          <w:sz w:val="20"/>
        </w:rPr>
        <w:t xml:space="preserve"> </w:t>
      </w:r>
      <w:r w:rsidRPr="009A2E1E">
        <w:rPr>
          <w:rStyle w:val="value"/>
          <w:rFonts w:ascii="Arial" w:hAnsi="Arial" w:cs="Arial"/>
        </w:rPr>
        <w:t>10.1007/s10530-011-9986-x</w:t>
      </w:r>
    </w:p>
    <w:p w14:paraId="3C32953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S.J. Tonsor, and </w:t>
      </w:r>
      <w:r w:rsidRPr="009A2E1E">
        <w:rPr>
          <w:rFonts w:ascii="Arial" w:hAnsi="Arial" w:cs="Arial"/>
          <w:b/>
          <w:sz w:val="20"/>
        </w:rPr>
        <w:t>S. Kalisz</w:t>
      </w:r>
      <w:r w:rsidRPr="009A2E1E">
        <w:rPr>
          <w:rFonts w:ascii="Arial" w:hAnsi="Arial" w:cs="Arial"/>
          <w:sz w:val="20"/>
        </w:rPr>
        <w:t xml:space="preserve">. 2011. Testing the mutualism disruption hypothesis: a physiological </w:t>
      </w:r>
      <w:r w:rsidRPr="009A2E1E">
        <w:rPr>
          <w:rFonts w:ascii="Arial" w:hAnsi="Arial" w:cs="Arial"/>
          <w:sz w:val="20"/>
        </w:rPr>
        <w:lastRenderedPageBreak/>
        <w:t>mechanism for invasion of intact perennial plant communities. Ecosphere 2(9):110. doi:10.1890/ES11-00136.1.</w:t>
      </w:r>
    </w:p>
    <w:p w14:paraId="7B945FF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Heckle, C.D., N.A. Bourg, W.J. </w:t>
      </w:r>
      <w:proofErr w:type="spellStart"/>
      <w:r w:rsidRPr="009A2E1E">
        <w:rPr>
          <w:rFonts w:ascii="Arial" w:hAnsi="Arial" w:cs="Arial"/>
          <w:sz w:val="20"/>
        </w:rPr>
        <w:t>McShea</w:t>
      </w:r>
      <w:proofErr w:type="spellEnd"/>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sz w:val="20"/>
        </w:rPr>
        <w:t xml:space="preserve">. 2010. </w:t>
      </w:r>
      <w:proofErr w:type="spellStart"/>
      <w:r w:rsidRPr="009A2E1E">
        <w:rPr>
          <w:rFonts w:ascii="Arial" w:hAnsi="Arial" w:cs="Arial"/>
          <w:sz w:val="20"/>
        </w:rPr>
        <w:t>Nonconsumptive</w:t>
      </w:r>
      <w:proofErr w:type="spellEnd"/>
      <w:r w:rsidRPr="009A2E1E">
        <w:rPr>
          <w:rFonts w:ascii="Arial" w:hAnsi="Arial" w:cs="Arial"/>
          <w:sz w:val="20"/>
        </w:rPr>
        <w:t xml:space="preserve"> effects of a generalist ungulate herbivore drive decline of unpalatable forest herbs. </w:t>
      </w:r>
      <w:r w:rsidRPr="009A2E1E">
        <w:rPr>
          <w:rFonts w:ascii="Arial" w:hAnsi="Arial" w:cs="Arial"/>
          <w:i/>
          <w:sz w:val="20"/>
        </w:rPr>
        <w:t>Ecology 91</w:t>
      </w:r>
      <w:r w:rsidRPr="009A2E1E">
        <w:rPr>
          <w:rFonts w:ascii="Arial" w:hAnsi="Arial" w:cs="Arial"/>
          <w:sz w:val="20"/>
        </w:rPr>
        <w:t>: 319–326. doi:10.1890/09-0628.1</w:t>
      </w:r>
    </w:p>
    <w:p w14:paraId="0633B486"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Knight, T.M., H. Caswell, and </w:t>
      </w:r>
      <w:r w:rsidRPr="009A2E1E">
        <w:rPr>
          <w:rFonts w:ascii="Arial" w:hAnsi="Arial" w:cs="Arial"/>
          <w:b/>
          <w:sz w:val="20"/>
        </w:rPr>
        <w:t>S. Kalisz</w:t>
      </w:r>
      <w:r w:rsidRPr="009A2E1E">
        <w:rPr>
          <w:rFonts w:ascii="Arial" w:hAnsi="Arial" w:cs="Arial"/>
          <w:sz w:val="20"/>
        </w:rPr>
        <w:t xml:space="preserve">. 2009. Population growth rate of a common understory herb decreases non-linearly across a gradient of deer herbivory. </w:t>
      </w:r>
      <w:r w:rsidRPr="009A2E1E">
        <w:rPr>
          <w:rFonts w:ascii="Arial" w:hAnsi="Arial" w:cs="Arial"/>
          <w:i/>
          <w:sz w:val="20"/>
        </w:rPr>
        <w:t xml:space="preserve">Forest Ecology and Management </w:t>
      </w:r>
      <w:r w:rsidRPr="009A2E1E">
        <w:rPr>
          <w:rFonts w:ascii="Arial" w:hAnsi="Arial" w:cs="Arial"/>
          <w:sz w:val="20"/>
        </w:rPr>
        <w:t>257:1095-1103</w:t>
      </w:r>
    </w:p>
    <w:p w14:paraId="08A127F7"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pacing w:val="-2"/>
          <w:sz w:val="20"/>
        </w:rPr>
      </w:pPr>
      <w:r w:rsidRPr="009A2E1E">
        <w:rPr>
          <w:rFonts w:ascii="Arial" w:hAnsi="Arial" w:cs="Arial"/>
          <w:sz w:val="20"/>
        </w:rPr>
        <w:t xml:space="preserve">Knight, T.M., L. Smith, J. Dunn, J. Davis and </w:t>
      </w:r>
      <w:r w:rsidRPr="009A2E1E">
        <w:rPr>
          <w:rFonts w:ascii="Arial" w:hAnsi="Arial" w:cs="Arial"/>
          <w:b/>
          <w:sz w:val="20"/>
        </w:rPr>
        <w:t>S. Kalisz</w:t>
      </w:r>
      <w:r w:rsidRPr="009A2E1E">
        <w:rPr>
          <w:rFonts w:ascii="Arial" w:hAnsi="Arial" w:cs="Arial"/>
          <w:i/>
          <w:sz w:val="20"/>
        </w:rPr>
        <w:t xml:space="preserve">. </w:t>
      </w:r>
      <w:r w:rsidRPr="009A2E1E">
        <w:rPr>
          <w:rFonts w:ascii="Arial" w:hAnsi="Arial" w:cs="Arial"/>
          <w:sz w:val="20"/>
        </w:rPr>
        <w:t>2009.</w:t>
      </w:r>
      <w:r w:rsidRPr="009A2E1E">
        <w:rPr>
          <w:rFonts w:ascii="Arial" w:hAnsi="Arial" w:cs="Arial"/>
          <w:i/>
          <w:sz w:val="20"/>
        </w:rPr>
        <w:t xml:space="preserve"> </w:t>
      </w:r>
      <w:r w:rsidRPr="009A2E1E">
        <w:rPr>
          <w:rFonts w:ascii="Arial" w:hAnsi="Arial" w:cs="Arial"/>
          <w:sz w:val="20"/>
        </w:rPr>
        <w:t xml:space="preserve">Exotic plants invasions are facilitated by deer overabundance in a Pennsylvania forest. </w:t>
      </w:r>
      <w:r w:rsidRPr="009A2E1E">
        <w:rPr>
          <w:rFonts w:ascii="Arial" w:hAnsi="Arial" w:cs="Arial"/>
          <w:i/>
          <w:sz w:val="20"/>
        </w:rPr>
        <w:t>Natural Areas Journal</w:t>
      </w:r>
      <w:r w:rsidRPr="009A2E1E">
        <w:rPr>
          <w:rFonts w:ascii="Arial" w:hAnsi="Arial" w:cs="Arial"/>
          <w:sz w:val="20"/>
        </w:rPr>
        <w:t xml:space="preserve"> 29:110-116.</w:t>
      </w:r>
    </w:p>
    <w:p w14:paraId="2986D372" w14:textId="77777777" w:rsidR="00E94314" w:rsidRPr="009A2E1E" w:rsidRDefault="00E94314" w:rsidP="00E94314">
      <w:pPr>
        <w:rPr>
          <w:sz w:val="20"/>
        </w:rPr>
      </w:pPr>
    </w:p>
    <w:p w14:paraId="17062E85" w14:textId="77777777" w:rsidR="00E94314" w:rsidRPr="00394FB2" w:rsidRDefault="00E94314" w:rsidP="00960928">
      <w:pPr>
        <w:contextualSpacing/>
        <w:rPr>
          <w:rFonts w:ascii="Arial" w:hAnsi="Arial" w:cs="Arial"/>
          <w:sz w:val="22"/>
          <w:szCs w:val="22"/>
        </w:rPr>
      </w:pPr>
    </w:p>
    <w:sectPr w:rsidR="00E94314" w:rsidRPr="00394FB2" w:rsidSect="00BD226E">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Susan Kalisz" w:date="2017-01-30T23:31:00Z" w:initials="SK">
    <w:p w14:paraId="0D912FAE" w14:textId="0ECE73DC" w:rsidR="00D33051" w:rsidRDefault="00D33051" w:rsidP="00882A0E">
      <w:pPr>
        <w:pStyle w:val="CommentText"/>
      </w:pPr>
      <w:r>
        <w:rPr>
          <w:rStyle w:val="CommentReference"/>
        </w:rPr>
        <w:annotationRef/>
      </w:r>
      <w:r>
        <w:t>Need more here.  Quotes and excitement from intern partners to motivate our approach</w:t>
      </w:r>
    </w:p>
  </w:comment>
  <w:comment w:id="78" w:author="Eck, Kimberly" w:date="2017-01-22T15:16:00Z" w:initials="EK">
    <w:p w14:paraId="312599E4" w14:textId="6349679B" w:rsidR="00D33051" w:rsidRDefault="00D33051">
      <w:pPr>
        <w:pStyle w:val="CommentText"/>
      </w:pPr>
      <w:r>
        <w:rPr>
          <w:rStyle w:val="CommentReference"/>
        </w:rPr>
        <w:annotationRef/>
      </w:r>
      <w:r>
        <w:t>Insert figure depicting biodiversity impacts? (environmental damage)</w:t>
      </w:r>
    </w:p>
  </w:comment>
  <w:comment w:id="80" w:author="Eck, Kimberly" w:date="2017-01-22T15:44:00Z" w:initials="EK">
    <w:p w14:paraId="5F02785B" w14:textId="77777777" w:rsidR="00D33051" w:rsidRDefault="00D33051">
      <w:pPr>
        <w:pStyle w:val="CommentText"/>
      </w:pPr>
      <w:r>
        <w:rPr>
          <w:rStyle w:val="CommentReference"/>
        </w:rPr>
        <w:annotationRef/>
      </w:r>
      <w:r>
        <w:t>Need references. Identify one weakness/inadequacy. Need more data for demo need for this approach.</w:t>
      </w:r>
    </w:p>
    <w:p w14:paraId="3AC41412" w14:textId="2CE92D46" w:rsidR="00D33051" w:rsidRDefault="00D33051">
      <w:pPr>
        <w:pStyle w:val="CommentText"/>
      </w:pPr>
      <w:r>
        <w:t>Then match to each weakness major training component. Introduce each major component and clearly highlight and label 1-2 goals for each section. (Goal 1: TEXT)</w:t>
      </w:r>
    </w:p>
  </w:comment>
  <w:comment w:id="85" w:author="Eck, Kimberly" w:date="2017-01-22T15:31:00Z" w:initials="EK">
    <w:p w14:paraId="074BFD93" w14:textId="72357A0F" w:rsidR="00D33051" w:rsidRDefault="00D33051">
      <w:pPr>
        <w:pStyle w:val="CommentText"/>
      </w:pPr>
      <w:r>
        <w:rPr>
          <w:rStyle w:val="CommentReference"/>
        </w:rPr>
        <w:annotationRef/>
      </w:r>
      <w:r>
        <w:t>This is good, incorporate into overview figure</w:t>
      </w:r>
    </w:p>
  </w:comment>
  <w:comment w:id="86" w:author="Pound, Sharon Sweetser" w:date="2017-01-25T09:35:00Z" w:initials="PSS">
    <w:p w14:paraId="651222A9" w14:textId="1DEF63C3" w:rsidR="00D33051" w:rsidRDefault="00D33051">
      <w:pPr>
        <w:pStyle w:val="CommentText"/>
      </w:pPr>
      <w:r>
        <w:rPr>
          <w:rStyle w:val="CommentReference"/>
        </w:rPr>
        <w:annotationRef/>
      </w:r>
      <w:r>
        <w:t>Add co-authorship graphic</w:t>
      </w:r>
    </w:p>
  </w:comment>
  <w:comment w:id="97" w:author="Pound, Sharon Sweetser" w:date="2017-01-25T09:39:00Z" w:initials="PSS">
    <w:p w14:paraId="15930CE2" w14:textId="315EB56D" w:rsidR="00D33051" w:rsidRDefault="00D33051">
      <w:pPr>
        <w:pStyle w:val="CommentText"/>
      </w:pPr>
      <w:r>
        <w:rPr>
          <w:rStyle w:val="CommentReference"/>
        </w:rPr>
        <w:annotationRef/>
      </w:r>
      <w:r>
        <w:t>Add text re. target population, metrics here</w:t>
      </w:r>
    </w:p>
  </w:comment>
  <w:comment w:id="136" w:author="Susan Kalisz" w:date="2017-02-02T21:20:00Z" w:initials="SK">
    <w:p w14:paraId="334BD283" w14:textId="7A3A771D" w:rsidR="00D33051" w:rsidRDefault="00D33051">
      <w:pPr>
        <w:pStyle w:val="CommentText"/>
      </w:pPr>
      <w:r>
        <w:rPr>
          <w:rStyle w:val="CommentReference"/>
        </w:rPr>
        <w:annotationRef/>
      </w:r>
      <w:r>
        <w:t>Where is this?  FL?</w:t>
      </w:r>
    </w:p>
  </w:comment>
  <w:comment w:id="151" w:author="Susan Kalisz" w:date="2017-01-29T21:46:00Z" w:initials="SK">
    <w:p w14:paraId="19A000AE" w14:textId="674AF966" w:rsidR="00D33051" w:rsidRDefault="00D33051">
      <w:pPr>
        <w:pStyle w:val="CommentText"/>
      </w:pPr>
      <w:r>
        <w:rPr>
          <w:rStyle w:val="CommentReference"/>
        </w:rPr>
        <w:annotationRef/>
      </w:r>
      <w:r>
        <w:t>Make the legend for Figure 2 larger and increase font on y-axis label</w:t>
      </w:r>
    </w:p>
  </w:comment>
  <w:comment w:id="152" w:author="Pound, Sharon Sweetser" w:date="2017-01-22T12:24:00Z" w:initials="PSS">
    <w:p w14:paraId="16C6FB65" w14:textId="77777777" w:rsidR="00D33051" w:rsidRDefault="00D33051">
      <w:pPr>
        <w:pStyle w:val="CommentText"/>
        <w:rPr>
          <w:noProof/>
        </w:rPr>
      </w:pPr>
      <w:r>
        <w:rPr>
          <w:rStyle w:val="CommentReference"/>
        </w:rPr>
        <w:annotationRef/>
      </w:r>
      <w:r>
        <w:rPr>
          <w:noProof/>
        </w:rPr>
        <w:t xml:space="preserve">timeline, </w:t>
      </w:r>
    </w:p>
    <w:p w14:paraId="005BFD93" w14:textId="680F3D8E" w:rsidR="00D33051" w:rsidRDefault="00D33051">
      <w:pPr>
        <w:pStyle w:val="CommentText"/>
        <w:rPr>
          <w:noProof/>
        </w:rPr>
      </w:pPr>
      <w:r>
        <w:rPr>
          <w:noProof/>
        </w:rPr>
        <w:t xml:space="preserve">collaborations with non-academic partners – </w:t>
      </w:r>
    </w:p>
    <w:p w14:paraId="1278D4BE" w14:textId="641B9929" w:rsidR="00D33051" w:rsidRDefault="00D33051">
      <w:pPr>
        <w:pStyle w:val="CommentText"/>
      </w:pPr>
      <w:r>
        <w:rPr>
          <w:noProof/>
        </w:rPr>
        <w:t>Refer to org section re. working together</w:t>
      </w:r>
    </w:p>
  </w:comment>
  <w:comment w:id="177" w:author="Susan Kalisz" w:date="2017-01-31T00:08:00Z" w:initials="SK">
    <w:p w14:paraId="2A46CA73" w14:textId="458FBF54" w:rsidR="00D33051" w:rsidRDefault="00D33051">
      <w:pPr>
        <w:pStyle w:val="CommentText"/>
      </w:pPr>
      <w:r>
        <w:rPr>
          <w:rStyle w:val="CommentReference"/>
        </w:rPr>
        <w:annotationRef/>
      </w:r>
      <w:r>
        <w:t>Knoxville Zoo</w:t>
      </w:r>
      <w:proofErr w:type="gramStart"/>
      <w:r>
        <w:t>?;</w:t>
      </w:r>
      <w:proofErr w:type="gramEnd"/>
      <w:r>
        <w:t xml:space="preserve"> TVA?</w:t>
      </w:r>
    </w:p>
  </w:comment>
  <w:comment w:id="181" w:author="Eck, Kimberly" w:date="2017-01-22T16:22:00Z" w:initials="EK">
    <w:p w14:paraId="0EE91096" w14:textId="77777777" w:rsidR="00D33051" w:rsidRDefault="00D33051" w:rsidP="009327A3">
      <w:pPr>
        <w:pStyle w:val="CommentText"/>
      </w:pPr>
      <w:r>
        <w:rPr>
          <w:rStyle w:val="CommentReference"/>
        </w:rPr>
        <w:annotationRef/>
      </w:r>
      <w:r>
        <w:t>What did they say?! This info should probably be a part of the weakness/inadequacy of status quo description. Add quotes.</w:t>
      </w:r>
    </w:p>
  </w:comment>
  <w:comment w:id="204" w:author="Susan Kalisz" w:date="2017-01-31T22:24:00Z" w:initials="SK">
    <w:p w14:paraId="2382F121" w14:textId="735A042F" w:rsidR="00D33051" w:rsidRDefault="00D33051">
      <w:pPr>
        <w:pStyle w:val="CommentText"/>
      </w:pPr>
      <w:r>
        <w:rPr>
          <w:rStyle w:val="CommentReference"/>
        </w:rPr>
        <w:annotationRef/>
      </w:r>
      <w:r>
        <w:t>Can we provide examples of the kinds of intern experiences that our grad students might have in any of these partners?</w:t>
      </w:r>
    </w:p>
  </w:comment>
  <w:comment w:id="503" w:author="O'Meara, Brian C" w:date="2017-01-22T01:21:00Z" w:initials="OBC">
    <w:p w14:paraId="70165375" w14:textId="7E184658" w:rsidR="00D33051" w:rsidRDefault="00D33051">
      <w:pPr>
        <w:pStyle w:val="CommentText"/>
      </w:pPr>
      <w:r>
        <w:rPr>
          <w:rStyle w:val="CommentReference"/>
        </w:rPr>
        <w:annotationRef/>
      </w:r>
      <w:r>
        <w:t>Adjusts with budget</w:t>
      </w:r>
    </w:p>
  </w:comment>
  <w:comment w:id="502" w:author="Eck, Kimberly" w:date="2017-01-22T16:21:00Z" w:initials="EK">
    <w:p w14:paraId="3B5330B4" w14:textId="0364333D" w:rsidR="00D33051" w:rsidRDefault="00D33051">
      <w:pPr>
        <w:pStyle w:val="CommentText"/>
      </w:pPr>
      <w:r>
        <w:rPr>
          <w:rStyle w:val="CommentReference"/>
        </w:rPr>
        <w:annotationRef/>
      </w:r>
      <w:r>
        <w:t>Need more on these students in this section. Mention academic background and demographics (e.g. of current students) why do we need grad students here?</w:t>
      </w:r>
    </w:p>
  </w:comment>
  <w:comment w:id="515" w:author="Susan Kalisz" w:date="2017-02-02T21:26:00Z" w:initials="SK">
    <w:p w14:paraId="373F9895" w14:textId="7B3B224B" w:rsidR="00D33051" w:rsidRDefault="00D33051">
      <w:pPr>
        <w:pStyle w:val="CommentText"/>
      </w:pPr>
      <w:r>
        <w:rPr>
          <w:rStyle w:val="CommentReference"/>
        </w:rPr>
        <w:annotationRef/>
      </w:r>
      <w:r>
        <w:t>Brian, do you have these data?</w:t>
      </w:r>
    </w:p>
  </w:comment>
  <w:comment w:id="511" w:author="Susan Kalisz" w:date="2017-02-02T21:25:00Z" w:initials="SK">
    <w:p w14:paraId="5E1F34AE" w14:textId="77777777" w:rsidR="00D33051" w:rsidRPr="00480939" w:rsidRDefault="00D33051" w:rsidP="00480939">
      <w:pPr>
        <w:rPr>
          <w:rFonts w:ascii="Times New Roman" w:eastAsia="Times New Roman" w:hAnsi="Times New Roman" w:cs="Times New Roman"/>
        </w:rPr>
      </w:pPr>
      <w:r>
        <w:rPr>
          <w:rStyle w:val="CommentReference"/>
        </w:rPr>
        <w:annotationRef/>
      </w:r>
      <w:r w:rsidRPr="00480939">
        <w:rPr>
          <w:rFonts w:ascii="Calibri" w:eastAsia="Times New Roman" w:hAnsi="Calibri" w:cs="Times New Roman"/>
          <w:color w:val="000000"/>
          <w:sz w:val="27"/>
          <w:szCs w:val="27"/>
        </w:rPr>
        <w:t>Looking for a few sentences describing the background of the graduate students - are your grad students typically recruited from UTK? Southwest? Nationally? Minority service institutions? What percent of are students minority race/ethnicity? First gen college? What is their undergraduate academic training? Biology? Other majors? All STEM? Can you say anything about their career ambitions? Are they service oriented? Interested in industry vs. non profit? </w:t>
      </w:r>
    </w:p>
    <w:p w14:paraId="04909A90" w14:textId="3A863C56" w:rsidR="00D33051" w:rsidRDefault="00D33051">
      <w:pPr>
        <w:pStyle w:val="CommentText"/>
      </w:pPr>
    </w:p>
  </w:comment>
  <w:comment w:id="566" w:author="Susan Kalisz" w:date="2017-01-31T00:09:00Z" w:initials="SK">
    <w:p w14:paraId="53F1CD53" w14:textId="159DF536" w:rsidR="00D33051" w:rsidRDefault="00D33051">
      <w:pPr>
        <w:pStyle w:val="CommentText"/>
      </w:pPr>
      <w:r>
        <w:rPr>
          <w:rStyle w:val="CommentReference"/>
        </w:rPr>
        <w:annotationRef/>
      </w:r>
      <w:r>
        <w:t>I think we need to weave in more faculty from our three depts. I made up placeholder titles, but have not re-written it yet.</w:t>
      </w:r>
    </w:p>
  </w:comment>
  <w:comment w:id="588" w:author="Eck, Kimberly" w:date="2017-01-22T16:27:00Z" w:initials="EK">
    <w:p w14:paraId="20E1BA66" w14:textId="0761C7A3" w:rsidR="00D33051" w:rsidRDefault="00D33051">
      <w:pPr>
        <w:pStyle w:val="CommentText"/>
      </w:pPr>
      <w:r>
        <w:rPr>
          <w:rStyle w:val="CommentReference"/>
        </w:rPr>
        <w:annotationRef/>
      </w:r>
      <w:r>
        <w:t>This is conceptually weak. How can K-1, Undergrads, campus community be involved?</w:t>
      </w:r>
    </w:p>
  </w:comment>
  <w:comment w:id="592" w:author="Susan Kalisz" w:date="2017-02-03T01:57:00Z" w:initials="SK">
    <w:p w14:paraId="2122AEE3" w14:textId="6A9C2F8E" w:rsidR="00D33051" w:rsidRDefault="00D33051">
      <w:pPr>
        <w:pStyle w:val="CommentText"/>
      </w:pPr>
      <w:r>
        <w:rPr>
          <w:rStyle w:val="CommentReference"/>
        </w:rPr>
        <w:annotationRef/>
      </w:r>
      <w:r>
        <w:t xml:space="preserve">Where are the NGOs, </w:t>
      </w:r>
      <w:proofErr w:type="spellStart"/>
      <w:r>
        <w:t>etc</w:t>
      </w:r>
      <w:proofErr w:type="spellEnd"/>
      <w:r>
        <w:t xml:space="preserve"> that will serve as internship hosts?</w:t>
      </w:r>
    </w:p>
    <w:p w14:paraId="5A04F056" w14:textId="77777777" w:rsidR="00D33051" w:rsidRDefault="00D33051">
      <w:pPr>
        <w:pStyle w:val="CommentText"/>
      </w:pPr>
    </w:p>
    <w:p w14:paraId="0A85030A" w14:textId="0ED77109" w:rsidR="00D33051" w:rsidRDefault="00D33051">
      <w:pPr>
        <w:pStyle w:val="CommentText"/>
      </w:pPr>
      <w:r>
        <w:t xml:space="preserve">BCO: added in last paragraph of this section; if you agree it’s adequate, </w:t>
      </w:r>
      <w:proofErr w:type="spellStart"/>
      <w:r>
        <w:t>pls</w:t>
      </w:r>
      <w:proofErr w:type="spellEnd"/>
      <w:r>
        <w:t xml:space="preserve"> delete comment.</w:t>
      </w:r>
    </w:p>
  </w:comment>
  <w:comment w:id="658" w:author="Eck, Kimberly" w:date="2017-01-23T17:23:00Z" w:initials="EK">
    <w:p w14:paraId="50742404" w14:textId="108604FC" w:rsidR="00D33051" w:rsidRDefault="00D33051">
      <w:pPr>
        <w:pStyle w:val="CommentText"/>
      </w:pPr>
      <w:r>
        <w:rPr>
          <w:rStyle w:val="CommentReference"/>
        </w:rPr>
        <w:annotationRef/>
      </w:r>
      <w:r>
        <w:t>They should already be developed</w:t>
      </w:r>
    </w:p>
  </w:comment>
  <w:comment w:id="668" w:author="Eck, Kimberly" w:date="2017-01-23T17:25:00Z" w:initials="EK">
    <w:p w14:paraId="5E5EE1DA" w14:textId="0187BA67" w:rsidR="00D33051" w:rsidRDefault="00D33051">
      <w:pPr>
        <w:pStyle w:val="CommentText"/>
      </w:pPr>
      <w:r>
        <w:rPr>
          <w:rStyle w:val="CommentReference"/>
        </w:rPr>
        <w:annotationRef/>
      </w:r>
      <w:r>
        <w:t>Also really good, highlight.</w:t>
      </w:r>
    </w:p>
  </w:comment>
  <w:comment w:id="685" w:author="Pound, Sharon Sweetser" w:date="2017-01-26T13:33:00Z" w:initials="PSS">
    <w:p w14:paraId="53DA646A" w14:textId="77777777" w:rsidR="00D33051" w:rsidRDefault="00D33051" w:rsidP="00CA45C6">
      <w:pPr>
        <w:pStyle w:val="CommentText"/>
      </w:pPr>
      <w:r>
        <w:rPr>
          <w:rStyle w:val="CommentReference"/>
        </w:rPr>
        <w:annotationRef/>
      </w:r>
      <w:r>
        <w:rPr>
          <w:noProof/>
        </w:rPr>
        <w:t>Can we add citations in the  References section?</w:t>
      </w:r>
    </w:p>
  </w:comment>
  <w:comment w:id="690" w:author="Susan Kalisz" w:date="2017-02-02T20:25:00Z" w:initials="SK">
    <w:p w14:paraId="04FD0B2D" w14:textId="230D4F78" w:rsidR="00D33051" w:rsidRDefault="00D33051">
      <w:pPr>
        <w:pStyle w:val="CommentText"/>
      </w:pPr>
      <w:r>
        <w:rPr>
          <w:rStyle w:val="CommentReference"/>
        </w:rPr>
        <w:annotationRef/>
      </w:r>
      <w:r>
        <w:t>Move product to references?</w:t>
      </w:r>
    </w:p>
  </w:comment>
  <w:comment w:id="691" w:author="Pound, Sharon Sweetser" w:date="2017-01-26T13:43:00Z" w:initials="PSS">
    <w:p w14:paraId="12EDB44A" w14:textId="442A3148" w:rsidR="00D33051" w:rsidRDefault="00D33051">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912FAE" w15:done="0"/>
  <w15:commentEx w15:paraId="312599E4" w15:done="0"/>
  <w15:commentEx w15:paraId="3AC41412" w15:done="0"/>
  <w15:commentEx w15:paraId="7476AFBB" w15:done="0"/>
  <w15:commentEx w15:paraId="074BFD93" w15:done="0"/>
  <w15:commentEx w15:paraId="651222A9" w15:done="0"/>
  <w15:commentEx w15:paraId="15930CE2" w15:done="0"/>
  <w15:commentEx w15:paraId="334BD283" w15:done="0"/>
  <w15:commentEx w15:paraId="19A000AE" w15:done="0"/>
  <w15:commentEx w15:paraId="1278D4BE" w15:done="0"/>
  <w15:commentEx w15:paraId="2A46CA73" w15:done="0"/>
  <w15:commentEx w15:paraId="0EE91096" w15:done="0"/>
  <w15:commentEx w15:paraId="2382F121" w15:done="0"/>
  <w15:commentEx w15:paraId="10354ABA" w15:done="0"/>
  <w15:commentEx w15:paraId="4D2E3D3B" w15:done="0"/>
  <w15:commentEx w15:paraId="6F177FE8" w15:done="0"/>
  <w15:commentEx w15:paraId="4F546451" w15:done="0"/>
  <w15:commentEx w15:paraId="70165375" w15:done="0"/>
  <w15:commentEx w15:paraId="3B5330B4" w15:done="0"/>
  <w15:commentEx w15:paraId="373F9895" w15:done="0"/>
  <w15:commentEx w15:paraId="04909A90" w15:done="0"/>
  <w15:commentEx w15:paraId="53F1CD53" w15:done="0"/>
  <w15:commentEx w15:paraId="47A382A9" w15:done="0"/>
  <w15:commentEx w15:paraId="20E1BA66" w15:done="0"/>
  <w15:commentEx w15:paraId="2122AEE3" w15:done="0"/>
  <w15:commentEx w15:paraId="63EEE0CF" w15:done="0"/>
  <w15:commentEx w15:paraId="4E29CD21" w15:done="0"/>
  <w15:commentEx w15:paraId="677DC286" w15:done="0"/>
  <w15:commentEx w15:paraId="40A0D2B9" w15:done="0"/>
  <w15:commentEx w15:paraId="159AA24A" w15:done="0"/>
  <w15:commentEx w15:paraId="50742404" w15:done="0"/>
  <w15:commentEx w15:paraId="3529BCCB" w15:done="0"/>
  <w15:commentEx w15:paraId="5E5EE1DA" w15:done="0"/>
  <w15:commentEx w15:paraId="53DA646A" w15:done="0"/>
  <w15:commentEx w15:paraId="04FD0B2D" w15:done="0"/>
  <w15:commentEx w15:paraId="12EDB44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661A3B" w14:textId="77777777" w:rsidR="00D33051" w:rsidRDefault="00D33051" w:rsidP="0014600F">
      <w:r>
        <w:separator/>
      </w:r>
    </w:p>
  </w:endnote>
  <w:endnote w:type="continuationSeparator" w:id="0">
    <w:p w14:paraId="490BCF19" w14:textId="77777777" w:rsidR="00D33051" w:rsidRDefault="00D33051"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D33051" w:rsidRDefault="00D33051">
        <w:pPr>
          <w:pStyle w:val="Footer"/>
          <w:jc w:val="center"/>
        </w:pPr>
        <w:r>
          <w:fldChar w:fldCharType="begin"/>
        </w:r>
        <w:r>
          <w:instrText xml:space="preserve"> PAGE   \* MERGEFORMAT </w:instrText>
        </w:r>
        <w:r>
          <w:fldChar w:fldCharType="separate"/>
        </w:r>
        <w:r w:rsidR="009D754C">
          <w:rPr>
            <w:noProof/>
          </w:rPr>
          <w:t>6</w:t>
        </w:r>
        <w:r>
          <w:rPr>
            <w:noProof/>
          </w:rPr>
          <w:fldChar w:fldCharType="end"/>
        </w:r>
      </w:p>
    </w:sdtContent>
  </w:sdt>
  <w:p w14:paraId="7585F772" w14:textId="77777777" w:rsidR="00D33051" w:rsidRDefault="00D3305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D25C6D" w14:textId="77777777" w:rsidR="00D33051" w:rsidRDefault="00D33051" w:rsidP="0014600F">
      <w:r>
        <w:separator/>
      </w:r>
    </w:p>
  </w:footnote>
  <w:footnote w:type="continuationSeparator" w:id="0">
    <w:p w14:paraId="6E303E41" w14:textId="77777777" w:rsidR="00D33051" w:rsidRDefault="00D33051"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3C34454"/>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8"/>
  </w:num>
  <w:num w:numId="4">
    <w:abstractNumId w:val="2"/>
  </w:num>
  <w:num w:numId="5">
    <w:abstractNumId w:val="12"/>
  </w:num>
  <w:num w:numId="6">
    <w:abstractNumId w:val="23"/>
  </w:num>
  <w:num w:numId="7">
    <w:abstractNumId w:val="26"/>
  </w:num>
  <w:num w:numId="8">
    <w:abstractNumId w:val="13"/>
  </w:num>
  <w:num w:numId="9">
    <w:abstractNumId w:val="16"/>
  </w:num>
  <w:num w:numId="10">
    <w:abstractNumId w:val="3"/>
  </w:num>
  <w:num w:numId="11">
    <w:abstractNumId w:val="4"/>
  </w:num>
  <w:num w:numId="12">
    <w:abstractNumId w:val="19"/>
  </w:num>
  <w:num w:numId="13">
    <w:abstractNumId w:val="6"/>
  </w:num>
  <w:num w:numId="14">
    <w:abstractNumId w:val="15"/>
  </w:num>
  <w:num w:numId="15">
    <w:abstractNumId w:val="9"/>
  </w:num>
  <w:num w:numId="16">
    <w:abstractNumId w:val="20"/>
  </w:num>
  <w:num w:numId="17">
    <w:abstractNumId w:val="10"/>
  </w:num>
  <w:num w:numId="18">
    <w:abstractNumId w:val="17"/>
  </w:num>
  <w:num w:numId="19">
    <w:abstractNumId w:val="14"/>
  </w:num>
  <w:num w:numId="20">
    <w:abstractNumId w:val="27"/>
  </w:num>
  <w:num w:numId="21">
    <w:abstractNumId w:val="1"/>
  </w:num>
  <w:num w:numId="22">
    <w:abstractNumId w:val="11"/>
  </w:num>
  <w:num w:numId="23">
    <w:abstractNumId w:val="5"/>
  </w:num>
  <w:num w:numId="24">
    <w:abstractNumId w:val="0"/>
  </w:num>
  <w:num w:numId="25">
    <w:abstractNumId w:val="7"/>
  </w:num>
  <w:num w:numId="26">
    <w:abstractNumId w:val="28"/>
  </w:num>
  <w:num w:numId="27">
    <w:abstractNumId w:val="24"/>
  </w:num>
  <w:num w:numId="28">
    <w:abstractNumId w:val="21"/>
  </w:num>
  <w:num w:numId="29">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rson w15:author="O'Meara, Brian C">
    <w15:presenceInfo w15:providerId="None" w15:userId="O'Meara, Brian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record-ids&gt;&lt;/item&gt;&lt;/Libraries&gt;"/>
  </w:docVars>
  <w:rsids>
    <w:rsidRoot w:val="00853D59"/>
    <w:rsid w:val="000005E6"/>
    <w:rsid w:val="000050BC"/>
    <w:rsid w:val="00005C69"/>
    <w:rsid w:val="000119E4"/>
    <w:rsid w:val="00015244"/>
    <w:rsid w:val="00016714"/>
    <w:rsid w:val="00022C36"/>
    <w:rsid w:val="000359B6"/>
    <w:rsid w:val="000449B8"/>
    <w:rsid w:val="00047DD7"/>
    <w:rsid w:val="00052FE5"/>
    <w:rsid w:val="00055076"/>
    <w:rsid w:val="00055371"/>
    <w:rsid w:val="00065B77"/>
    <w:rsid w:val="0007497B"/>
    <w:rsid w:val="00074BC2"/>
    <w:rsid w:val="00075F23"/>
    <w:rsid w:val="00077F8B"/>
    <w:rsid w:val="00082A78"/>
    <w:rsid w:val="00082E36"/>
    <w:rsid w:val="00083BD3"/>
    <w:rsid w:val="00084755"/>
    <w:rsid w:val="0009151C"/>
    <w:rsid w:val="00091CFA"/>
    <w:rsid w:val="000929A7"/>
    <w:rsid w:val="00097E06"/>
    <w:rsid w:val="000B00BE"/>
    <w:rsid w:val="000B0611"/>
    <w:rsid w:val="000B1AE9"/>
    <w:rsid w:val="000C0C18"/>
    <w:rsid w:val="000C211A"/>
    <w:rsid w:val="000C3F33"/>
    <w:rsid w:val="000D3CC4"/>
    <w:rsid w:val="000E0B35"/>
    <w:rsid w:val="000E63BB"/>
    <w:rsid w:val="000F09CB"/>
    <w:rsid w:val="000F246B"/>
    <w:rsid w:val="000F61B3"/>
    <w:rsid w:val="000F756D"/>
    <w:rsid w:val="00100CD9"/>
    <w:rsid w:val="0010139B"/>
    <w:rsid w:val="00101A54"/>
    <w:rsid w:val="0010729F"/>
    <w:rsid w:val="00114139"/>
    <w:rsid w:val="00114461"/>
    <w:rsid w:val="001163D5"/>
    <w:rsid w:val="00121725"/>
    <w:rsid w:val="00122C5F"/>
    <w:rsid w:val="00123D6A"/>
    <w:rsid w:val="00125E8C"/>
    <w:rsid w:val="001271C2"/>
    <w:rsid w:val="00142E6A"/>
    <w:rsid w:val="0014316E"/>
    <w:rsid w:val="0014600F"/>
    <w:rsid w:val="00152AC4"/>
    <w:rsid w:val="00153F19"/>
    <w:rsid w:val="00156387"/>
    <w:rsid w:val="00157CE9"/>
    <w:rsid w:val="001661B3"/>
    <w:rsid w:val="0016791F"/>
    <w:rsid w:val="00171803"/>
    <w:rsid w:val="0017188C"/>
    <w:rsid w:val="00171B8D"/>
    <w:rsid w:val="00172992"/>
    <w:rsid w:val="0017377C"/>
    <w:rsid w:val="00177601"/>
    <w:rsid w:val="001829AB"/>
    <w:rsid w:val="00183425"/>
    <w:rsid w:val="00183CAF"/>
    <w:rsid w:val="00184414"/>
    <w:rsid w:val="0018595E"/>
    <w:rsid w:val="001906B4"/>
    <w:rsid w:val="00192026"/>
    <w:rsid w:val="00193E14"/>
    <w:rsid w:val="00194EE3"/>
    <w:rsid w:val="001B0BC8"/>
    <w:rsid w:val="001B5ED6"/>
    <w:rsid w:val="001B5FF9"/>
    <w:rsid w:val="001B656A"/>
    <w:rsid w:val="001C0CB1"/>
    <w:rsid w:val="001C1C9F"/>
    <w:rsid w:val="001C44DC"/>
    <w:rsid w:val="001C4EE3"/>
    <w:rsid w:val="001D31E3"/>
    <w:rsid w:val="001D323B"/>
    <w:rsid w:val="001D36A4"/>
    <w:rsid w:val="001D4DB2"/>
    <w:rsid w:val="001D69F9"/>
    <w:rsid w:val="001E16BC"/>
    <w:rsid w:val="001E4C64"/>
    <w:rsid w:val="001E4DEF"/>
    <w:rsid w:val="00200AEE"/>
    <w:rsid w:val="00203AC4"/>
    <w:rsid w:val="00206DD4"/>
    <w:rsid w:val="00207765"/>
    <w:rsid w:val="002107BD"/>
    <w:rsid w:val="00212362"/>
    <w:rsid w:val="00212F3E"/>
    <w:rsid w:val="00214B52"/>
    <w:rsid w:val="002252B9"/>
    <w:rsid w:val="002322E9"/>
    <w:rsid w:val="00234D45"/>
    <w:rsid w:val="002442A1"/>
    <w:rsid w:val="00254F06"/>
    <w:rsid w:val="00257979"/>
    <w:rsid w:val="00261E6E"/>
    <w:rsid w:val="0026392F"/>
    <w:rsid w:val="0026557D"/>
    <w:rsid w:val="002658DC"/>
    <w:rsid w:val="002703FC"/>
    <w:rsid w:val="00271B3F"/>
    <w:rsid w:val="002740B0"/>
    <w:rsid w:val="002750C3"/>
    <w:rsid w:val="00277073"/>
    <w:rsid w:val="00286385"/>
    <w:rsid w:val="0028712C"/>
    <w:rsid w:val="00292947"/>
    <w:rsid w:val="00293928"/>
    <w:rsid w:val="00294C85"/>
    <w:rsid w:val="002A6B4B"/>
    <w:rsid w:val="002B5009"/>
    <w:rsid w:val="002B6C99"/>
    <w:rsid w:val="002C000D"/>
    <w:rsid w:val="002C4BC8"/>
    <w:rsid w:val="002C775B"/>
    <w:rsid w:val="002D1299"/>
    <w:rsid w:val="002D17C9"/>
    <w:rsid w:val="002D4D4F"/>
    <w:rsid w:val="002D73AD"/>
    <w:rsid w:val="002E08CA"/>
    <w:rsid w:val="002E13D9"/>
    <w:rsid w:val="002E1DA4"/>
    <w:rsid w:val="002E4EDD"/>
    <w:rsid w:val="002F3838"/>
    <w:rsid w:val="003014DE"/>
    <w:rsid w:val="00301950"/>
    <w:rsid w:val="00303713"/>
    <w:rsid w:val="00303A9E"/>
    <w:rsid w:val="00307764"/>
    <w:rsid w:val="00311B64"/>
    <w:rsid w:val="00316DC8"/>
    <w:rsid w:val="003213FA"/>
    <w:rsid w:val="0032305B"/>
    <w:rsid w:val="00323D5C"/>
    <w:rsid w:val="00327567"/>
    <w:rsid w:val="00327D38"/>
    <w:rsid w:val="00341A3B"/>
    <w:rsid w:val="00343756"/>
    <w:rsid w:val="00344464"/>
    <w:rsid w:val="003458E4"/>
    <w:rsid w:val="00345B38"/>
    <w:rsid w:val="00347E93"/>
    <w:rsid w:val="00352E9B"/>
    <w:rsid w:val="00354D23"/>
    <w:rsid w:val="003562E0"/>
    <w:rsid w:val="003562E7"/>
    <w:rsid w:val="0035675C"/>
    <w:rsid w:val="00356EE6"/>
    <w:rsid w:val="0036251A"/>
    <w:rsid w:val="0036391A"/>
    <w:rsid w:val="00367940"/>
    <w:rsid w:val="0037282A"/>
    <w:rsid w:val="0037624F"/>
    <w:rsid w:val="0038392A"/>
    <w:rsid w:val="00390BB6"/>
    <w:rsid w:val="00394A93"/>
    <w:rsid w:val="00394FB2"/>
    <w:rsid w:val="00396450"/>
    <w:rsid w:val="003A1AAB"/>
    <w:rsid w:val="003A221D"/>
    <w:rsid w:val="003A4D90"/>
    <w:rsid w:val="003B0BFE"/>
    <w:rsid w:val="003B244A"/>
    <w:rsid w:val="003C1564"/>
    <w:rsid w:val="003C1867"/>
    <w:rsid w:val="003C6416"/>
    <w:rsid w:val="003F3317"/>
    <w:rsid w:val="003F40E5"/>
    <w:rsid w:val="00400431"/>
    <w:rsid w:val="00405D03"/>
    <w:rsid w:val="00407F4A"/>
    <w:rsid w:val="00411EA9"/>
    <w:rsid w:val="004128DE"/>
    <w:rsid w:val="00412CBD"/>
    <w:rsid w:val="0041485C"/>
    <w:rsid w:val="004148EE"/>
    <w:rsid w:val="00417A91"/>
    <w:rsid w:val="00423576"/>
    <w:rsid w:val="00426651"/>
    <w:rsid w:val="00440A54"/>
    <w:rsid w:val="004416CE"/>
    <w:rsid w:val="00441976"/>
    <w:rsid w:val="00442692"/>
    <w:rsid w:val="004478FE"/>
    <w:rsid w:val="0045010C"/>
    <w:rsid w:val="0046090F"/>
    <w:rsid w:val="00463E4F"/>
    <w:rsid w:val="0046770B"/>
    <w:rsid w:val="00477E18"/>
    <w:rsid w:val="00477EB9"/>
    <w:rsid w:val="00480939"/>
    <w:rsid w:val="004864CC"/>
    <w:rsid w:val="0049071C"/>
    <w:rsid w:val="00490912"/>
    <w:rsid w:val="00491206"/>
    <w:rsid w:val="00492CCC"/>
    <w:rsid w:val="004942B2"/>
    <w:rsid w:val="004A0D33"/>
    <w:rsid w:val="004B0E10"/>
    <w:rsid w:val="004B6C77"/>
    <w:rsid w:val="004C28BC"/>
    <w:rsid w:val="004C2BDD"/>
    <w:rsid w:val="004C49C5"/>
    <w:rsid w:val="004C5226"/>
    <w:rsid w:val="004D1A6C"/>
    <w:rsid w:val="004D6C9D"/>
    <w:rsid w:val="004D777B"/>
    <w:rsid w:val="004E1922"/>
    <w:rsid w:val="004E1CB3"/>
    <w:rsid w:val="004E5B75"/>
    <w:rsid w:val="004F3221"/>
    <w:rsid w:val="00500959"/>
    <w:rsid w:val="00502F29"/>
    <w:rsid w:val="0050373A"/>
    <w:rsid w:val="00503C31"/>
    <w:rsid w:val="00517672"/>
    <w:rsid w:val="005378E0"/>
    <w:rsid w:val="00537DEC"/>
    <w:rsid w:val="00550CCA"/>
    <w:rsid w:val="00552B12"/>
    <w:rsid w:val="00554EF6"/>
    <w:rsid w:val="005554C2"/>
    <w:rsid w:val="00555CFD"/>
    <w:rsid w:val="0056098A"/>
    <w:rsid w:val="0056277C"/>
    <w:rsid w:val="00562CB3"/>
    <w:rsid w:val="00563A53"/>
    <w:rsid w:val="00566096"/>
    <w:rsid w:val="00570589"/>
    <w:rsid w:val="00570D40"/>
    <w:rsid w:val="00571E5E"/>
    <w:rsid w:val="00575587"/>
    <w:rsid w:val="00580325"/>
    <w:rsid w:val="00584569"/>
    <w:rsid w:val="005902A9"/>
    <w:rsid w:val="00594E50"/>
    <w:rsid w:val="005A1FF0"/>
    <w:rsid w:val="005A34EE"/>
    <w:rsid w:val="005A4913"/>
    <w:rsid w:val="005A6E48"/>
    <w:rsid w:val="005A7FD9"/>
    <w:rsid w:val="005C1C50"/>
    <w:rsid w:val="005C36F9"/>
    <w:rsid w:val="005C3ED6"/>
    <w:rsid w:val="005E3666"/>
    <w:rsid w:val="005E47B4"/>
    <w:rsid w:val="005E7495"/>
    <w:rsid w:val="005F0D3D"/>
    <w:rsid w:val="005F612D"/>
    <w:rsid w:val="005F70ED"/>
    <w:rsid w:val="00612DB3"/>
    <w:rsid w:val="00622012"/>
    <w:rsid w:val="00642246"/>
    <w:rsid w:val="0064582D"/>
    <w:rsid w:val="00647867"/>
    <w:rsid w:val="00650BEC"/>
    <w:rsid w:val="006510A0"/>
    <w:rsid w:val="006542DF"/>
    <w:rsid w:val="00657BBE"/>
    <w:rsid w:val="00665666"/>
    <w:rsid w:val="0066647E"/>
    <w:rsid w:val="0066649D"/>
    <w:rsid w:val="00672D95"/>
    <w:rsid w:val="006767B0"/>
    <w:rsid w:val="00680D21"/>
    <w:rsid w:val="0068264E"/>
    <w:rsid w:val="00685C98"/>
    <w:rsid w:val="0068636B"/>
    <w:rsid w:val="006874A7"/>
    <w:rsid w:val="00695C27"/>
    <w:rsid w:val="006960D5"/>
    <w:rsid w:val="006A06DF"/>
    <w:rsid w:val="006A68E8"/>
    <w:rsid w:val="006A6A5B"/>
    <w:rsid w:val="006B3BB5"/>
    <w:rsid w:val="006B62B9"/>
    <w:rsid w:val="006C168B"/>
    <w:rsid w:val="006C2EFC"/>
    <w:rsid w:val="006C38A2"/>
    <w:rsid w:val="006D1903"/>
    <w:rsid w:val="006F0985"/>
    <w:rsid w:val="006F3634"/>
    <w:rsid w:val="006F6CD4"/>
    <w:rsid w:val="007008CE"/>
    <w:rsid w:val="00701F80"/>
    <w:rsid w:val="00705514"/>
    <w:rsid w:val="00710D2F"/>
    <w:rsid w:val="0072026D"/>
    <w:rsid w:val="00722D78"/>
    <w:rsid w:val="00723608"/>
    <w:rsid w:val="0072630F"/>
    <w:rsid w:val="00732A46"/>
    <w:rsid w:val="0073310E"/>
    <w:rsid w:val="00734BA2"/>
    <w:rsid w:val="0074440F"/>
    <w:rsid w:val="0074483A"/>
    <w:rsid w:val="007516EC"/>
    <w:rsid w:val="00753EEB"/>
    <w:rsid w:val="00754060"/>
    <w:rsid w:val="0075551D"/>
    <w:rsid w:val="0076071C"/>
    <w:rsid w:val="00761537"/>
    <w:rsid w:val="00764423"/>
    <w:rsid w:val="0076456E"/>
    <w:rsid w:val="00780F28"/>
    <w:rsid w:val="00783B15"/>
    <w:rsid w:val="0078754F"/>
    <w:rsid w:val="00790EF9"/>
    <w:rsid w:val="007920AE"/>
    <w:rsid w:val="00792B70"/>
    <w:rsid w:val="00793A04"/>
    <w:rsid w:val="007942DE"/>
    <w:rsid w:val="007A13F7"/>
    <w:rsid w:val="007A2121"/>
    <w:rsid w:val="007A57B5"/>
    <w:rsid w:val="007C1599"/>
    <w:rsid w:val="007C38EF"/>
    <w:rsid w:val="007C487D"/>
    <w:rsid w:val="007C7E77"/>
    <w:rsid w:val="007D1316"/>
    <w:rsid w:val="007D25DA"/>
    <w:rsid w:val="007D50C5"/>
    <w:rsid w:val="007E23D7"/>
    <w:rsid w:val="007F007B"/>
    <w:rsid w:val="007F5FC0"/>
    <w:rsid w:val="008021BD"/>
    <w:rsid w:val="0080549B"/>
    <w:rsid w:val="00806668"/>
    <w:rsid w:val="00810181"/>
    <w:rsid w:val="0081247F"/>
    <w:rsid w:val="0081298E"/>
    <w:rsid w:val="008158E9"/>
    <w:rsid w:val="00815CCF"/>
    <w:rsid w:val="00817EC2"/>
    <w:rsid w:val="008326EE"/>
    <w:rsid w:val="008327B6"/>
    <w:rsid w:val="0083293E"/>
    <w:rsid w:val="008361C6"/>
    <w:rsid w:val="008426F0"/>
    <w:rsid w:val="00846899"/>
    <w:rsid w:val="00847BA7"/>
    <w:rsid w:val="0085153F"/>
    <w:rsid w:val="00851C2F"/>
    <w:rsid w:val="00852C97"/>
    <w:rsid w:val="00853D59"/>
    <w:rsid w:val="00860AC2"/>
    <w:rsid w:val="00866C97"/>
    <w:rsid w:val="00881CE9"/>
    <w:rsid w:val="00882A0E"/>
    <w:rsid w:val="0088418B"/>
    <w:rsid w:val="008A2396"/>
    <w:rsid w:val="008A3D44"/>
    <w:rsid w:val="008A4CDD"/>
    <w:rsid w:val="008A64CA"/>
    <w:rsid w:val="008B25AC"/>
    <w:rsid w:val="008B77BD"/>
    <w:rsid w:val="008C0C26"/>
    <w:rsid w:val="008C14B4"/>
    <w:rsid w:val="008C2C02"/>
    <w:rsid w:val="008C3408"/>
    <w:rsid w:val="008C3736"/>
    <w:rsid w:val="008C505F"/>
    <w:rsid w:val="008C54DD"/>
    <w:rsid w:val="008C68A2"/>
    <w:rsid w:val="008D0D63"/>
    <w:rsid w:val="008D1D6D"/>
    <w:rsid w:val="008D6373"/>
    <w:rsid w:val="008E01FF"/>
    <w:rsid w:val="008E65DA"/>
    <w:rsid w:val="008F29F2"/>
    <w:rsid w:val="008F7DBD"/>
    <w:rsid w:val="0091175E"/>
    <w:rsid w:val="00915DB2"/>
    <w:rsid w:val="0091713F"/>
    <w:rsid w:val="0092363A"/>
    <w:rsid w:val="009244B4"/>
    <w:rsid w:val="00924A66"/>
    <w:rsid w:val="009327A3"/>
    <w:rsid w:val="009339CE"/>
    <w:rsid w:val="00950493"/>
    <w:rsid w:val="00951C0F"/>
    <w:rsid w:val="00952289"/>
    <w:rsid w:val="009525CF"/>
    <w:rsid w:val="00952B19"/>
    <w:rsid w:val="00953CFD"/>
    <w:rsid w:val="00957E60"/>
    <w:rsid w:val="00960928"/>
    <w:rsid w:val="0096113F"/>
    <w:rsid w:val="00961429"/>
    <w:rsid w:val="00963498"/>
    <w:rsid w:val="00964FB4"/>
    <w:rsid w:val="00973036"/>
    <w:rsid w:val="009731B5"/>
    <w:rsid w:val="00976361"/>
    <w:rsid w:val="00981954"/>
    <w:rsid w:val="00982B49"/>
    <w:rsid w:val="009939A6"/>
    <w:rsid w:val="00995C85"/>
    <w:rsid w:val="00996B8E"/>
    <w:rsid w:val="009979FB"/>
    <w:rsid w:val="009A1683"/>
    <w:rsid w:val="009A1961"/>
    <w:rsid w:val="009A378D"/>
    <w:rsid w:val="009A3BAF"/>
    <w:rsid w:val="009A55DE"/>
    <w:rsid w:val="009A5BB6"/>
    <w:rsid w:val="009A68D7"/>
    <w:rsid w:val="009B0D2B"/>
    <w:rsid w:val="009B3A73"/>
    <w:rsid w:val="009B4891"/>
    <w:rsid w:val="009B717A"/>
    <w:rsid w:val="009C38D3"/>
    <w:rsid w:val="009C3F1A"/>
    <w:rsid w:val="009C527B"/>
    <w:rsid w:val="009C73B3"/>
    <w:rsid w:val="009D1041"/>
    <w:rsid w:val="009D1E4D"/>
    <w:rsid w:val="009D1F58"/>
    <w:rsid w:val="009D3450"/>
    <w:rsid w:val="009D5774"/>
    <w:rsid w:val="009D754C"/>
    <w:rsid w:val="009E5FDE"/>
    <w:rsid w:val="009F2937"/>
    <w:rsid w:val="00A00188"/>
    <w:rsid w:val="00A0261A"/>
    <w:rsid w:val="00A04A25"/>
    <w:rsid w:val="00A04C72"/>
    <w:rsid w:val="00A1146B"/>
    <w:rsid w:val="00A11590"/>
    <w:rsid w:val="00A11DE1"/>
    <w:rsid w:val="00A1334C"/>
    <w:rsid w:val="00A13A54"/>
    <w:rsid w:val="00A17741"/>
    <w:rsid w:val="00A260C4"/>
    <w:rsid w:val="00A323E3"/>
    <w:rsid w:val="00A336BB"/>
    <w:rsid w:val="00A35705"/>
    <w:rsid w:val="00A37AA0"/>
    <w:rsid w:val="00A427B0"/>
    <w:rsid w:val="00A435EB"/>
    <w:rsid w:val="00A464D5"/>
    <w:rsid w:val="00A518F0"/>
    <w:rsid w:val="00A55142"/>
    <w:rsid w:val="00A55F74"/>
    <w:rsid w:val="00A6076C"/>
    <w:rsid w:val="00A73F4D"/>
    <w:rsid w:val="00A77D2F"/>
    <w:rsid w:val="00A90A44"/>
    <w:rsid w:val="00A9456B"/>
    <w:rsid w:val="00A9581D"/>
    <w:rsid w:val="00A97F5F"/>
    <w:rsid w:val="00AB4D94"/>
    <w:rsid w:val="00AB4F40"/>
    <w:rsid w:val="00AB57AD"/>
    <w:rsid w:val="00AC09D2"/>
    <w:rsid w:val="00AC566C"/>
    <w:rsid w:val="00AC729E"/>
    <w:rsid w:val="00AD0C79"/>
    <w:rsid w:val="00AD1DAE"/>
    <w:rsid w:val="00AD3EEE"/>
    <w:rsid w:val="00AD552D"/>
    <w:rsid w:val="00AD6A3A"/>
    <w:rsid w:val="00AD7484"/>
    <w:rsid w:val="00AE2E49"/>
    <w:rsid w:val="00AE6F22"/>
    <w:rsid w:val="00AE7CEF"/>
    <w:rsid w:val="00AF573E"/>
    <w:rsid w:val="00AF7798"/>
    <w:rsid w:val="00B01201"/>
    <w:rsid w:val="00B13D04"/>
    <w:rsid w:val="00B167E0"/>
    <w:rsid w:val="00B17F10"/>
    <w:rsid w:val="00B17FC2"/>
    <w:rsid w:val="00B21649"/>
    <w:rsid w:val="00B24CBB"/>
    <w:rsid w:val="00B25091"/>
    <w:rsid w:val="00B407E4"/>
    <w:rsid w:val="00B43ACC"/>
    <w:rsid w:val="00B4414F"/>
    <w:rsid w:val="00B470EB"/>
    <w:rsid w:val="00B5005C"/>
    <w:rsid w:val="00B50AE1"/>
    <w:rsid w:val="00B5482F"/>
    <w:rsid w:val="00B55C47"/>
    <w:rsid w:val="00B56D28"/>
    <w:rsid w:val="00B62350"/>
    <w:rsid w:val="00B623B4"/>
    <w:rsid w:val="00B6307A"/>
    <w:rsid w:val="00B631AB"/>
    <w:rsid w:val="00B64D8A"/>
    <w:rsid w:val="00B652A9"/>
    <w:rsid w:val="00B676F7"/>
    <w:rsid w:val="00B707CD"/>
    <w:rsid w:val="00B722AF"/>
    <w:rsid w:val="00B75B9F"/>
    <w:rsid w:val="00B77C3B"/>
    <w:rsid w:val="00B8156E"/>
    <w:rsid w:val="00B90870"/>
    <w:rsid w:val="00B9382F"/>
    <w:rsid w:val="00BA3AC0"/>
    <w:rsid w:val="00BA6235"/>
    <w:rsid w:val="00BA71D3"/>
    <w:rsid w:val="00BB1099"/>
    <w:rsid w:val="00BB2120"/>
    <w:rsid w:val="00BB54F7"/>
    <w:rsid w:val="00BC1092"/>
    <w:rsid w:val="00BC2893"/>
    <w:rsid w:val="00BC28E3"/>
    <w:rsid w:val="00BC2F2F"/>
    <w:rsid w:val="00BC3D15"/>
    <w:rsid w:val="00BC56D8"/>
    <w:rsid w:val="00BD15E8"/>
    <w:rsid w:val="00BD1FA8"/>
    <w:rsid w:val="00BD226E"/>
    <w:rsid w:val="00BE2155"/>
    <w:rsid w:val="00BF0E83"/>
    <w:rsid w:val="00BF4CC4"/>
    <w:rsid w:val="00BF7076"/>
    <w:rsid w:val="00C06725"/>
    <w:rsid w:val="00C10EF3"/>
    <w:rsid w:val="00C111F1"/>
    <w:rsid w:val="00C12439"/>
    <w:rsid w:val="00C12CA9"/>
    <w:rsid w:val="00C1582E"/>
    <w:rsid w:val="00C1735F"/>
    <w:rsid w:val="00C3104A"/>
    <w:rsid w:val="00C33403"/>
    <w:rsid w:val="00C36A0A"/>
    <w:rsid w:val="00C472BC"/>
    <w:rsid w:val="00C47C9A"/>
    <w:rsid w:val="00C50423"/>
    <w:rsid w:val="00C60378"/>
    <w:rsid w:val="00C702E5"/>
    <w:rsid w:val="00C70D47"/>
    <w:rsid w:val="00C758B5"/>
    <w:rsid w:val="00C76184"/>
    <w:rsid w:val="00C806BC"/>
    <w:rsid w:val="00C80A45"/>
    <w:rsid w:val="00C80CB5"/>
    <w:rsid w:val="00C816A6"/>
    <w:rsid w:val="00C92F69"/>
    <w:rsid w:val="00C933EB"/>
    <w:rsid w:val="00C9718A"/>
    <w:rsid w:val="00CA45C6"/>
    <w:rsid w:val="00CA7271"/>
    <w:rsid w:val="00CB3A83"/>
    <w:rsid w:val="00CB5A11"/>
    <w:rsid w:val="00CC18A1"/>
    <w:rsid w:val="00CC46AC"/>
    <w:rsid w:val="00CC4E12"/>
    <w:rsid w:val="00CE2457"/>
    <w:rsid w:val="00CE2DC9"/>
    <w:rsid w:val="00CF329E"/>
    <w:rsid w:val="00CF3B99"/>
    <w:rsid w:val="00CF402E"/>
    <w:rsid w:val="00CF4038"/>
    <w:rsid w:val="00CF7937"/>
    <w:rsid w:val="00D0164C"/>
    <w:rsid w:val="00D06517"/>
    <w:rsid w:val="00D06758"/>
    <w:rsid w:val="00D07D30"/>
    <w:rsid w:val="00D10D87"/>
    <w:rsid w:val="00D11E8A"/>
    <w:rsid w:val="00D13E6C"/>
    <w:rsid w:val="00D15C22"/>
    <w:rsid w:val="00D16DA5"/>
    <w:rsid w:val="00D201F6"/>
    <w:rsid w:val="00D21BA4"/>
    <w:rsid w:val="00D307F5"/>
    <w:rsid w:val="00D33051"/>
    <w:rsid w:val="00D369B3"/>
    <w:rsid w:val="00D41F28"/>
    <w:rsid w:val="00D47E08"/>
    <w:rsid w:val="00D568B0"/>
    <w:rsid w:val="00D56FED"/>
    <w:rsid w:val="00D57F32"/>
    <w:rsid w:val="00D66CC3"/>
    <w:rsid w:val="00D67DBC"/>
    <w:rsid w:val="00D80471"/>
    <w:rsid w:val="00D80D3C"/>
    <w:rsid w:val="00D823C3"/>
    <w:rsid w:val="00D8404B"/>
    <w:rsid w:val="00D90C53"/>
    <w:rsid w:val="00DA7064"/>
    <w:rsid w:val="00DB0638"/>
    <w:rsid w:val="00DB37A7"/>
    <w:rsid w:val="00DB6B1F"/>
    <w:rsid w:val="00DC010E"/>
    <w:rsid w:val="00DC4EF2"/>
    <w:rsid w:val="00DC7784"/>
    <w:rsid w:val="00DD1D75"/>
    <w:rsid w:val="00DD5643"/>
    <w:rsid w:val="00DD7520"/>
    <w:rsid w:val="00DE6531"/>
    <w:rsid w:val="00DF4627"/>
    <w:rsid w:val="00DF4C4B"/>
    <w:rsid w:val="00DF7741"/>
    <w:rsid w:val="00E02FEF"/>
    <w:rsid w:val="00E038EB"/>
    <w:rsid w:val="00E04485"/>
    <w:rsid w:val="00E054D6"/>
    <w:rsid w:val="00E130C8"/>
    <w:rsid w:val="00E2189B"/>
    <w:rsid w:val="00E307AF"/>
    <w:rsid w:val="00E32BCB"/>
    <w:rsid w:val="00E34A2A"/>
    <w:rsid w:val="00E34F1B"/>
    <w:rsid w:val="00E35F6D"/>
    <w:rsid w:val="00E37968"/>
    <w:rsid w:val="00E42846"/>
    <w:rsid w:val="00E53B0A"/>
    <w:rsid w:val="00E53B99"/>
    <w:rsid w:val="00E60155"/>
    <w:rsid w:val="00E601D9"/>
    <w:rsid w:val="00E63374"/>
    <w:rsid w:val="00E7119C"/>
    <w:rsid w:val="00E72E70"/>
    <w:rsid w:val="00E734AD"/>
    <w:rsid w:val="00E73B6C"/>
    <w:rsid w:val="00E76211"/>
    <w:rsid w:val="00E80B63"/>
    <w:rsid w:val="00E84581"/>
    <w:rsid w:val="00E860D8"/>
    <w:rsid w:val="00E901A4"/>
    <w:rsid w:val="00E91267"/>
    <w:rsid w:val="00E94314"/>
    <w:rsid w:val="00EA13B9"/>
    <w:rsid w:val="00EA6B5C"/>
    <w:rsid w:val="00EA7154"/>
    <w:rsid w:val="00EC212F"/>
    <w:rsid w:val="00EC5E6B"/>
    <w:rsid w:val="00EC7CA2"/>
    <w:rsid w:val="00ED2B89"/>
    <w:rsid w:val="00ED6DB2"/>
    <w:rsid w:val="00EE298A"/>
    <w:rsid w:val="00EE34D6"/>
    <w:rsid w:val="00EF0889"/>
    <w:rsid w:val="00EF3262"/>
    <w:rsid w:val="00EF3263"/>
    <w:rsid w:val="00F0687E"/>
    <w:rsid w:val="00F06997"/>
    <w:rsid w:val="00F06DE3"/>
    <w:rsid w:val="00F07754"/>
    <w:rsid w:val="00F1153A"/>
    <w:rsid w:val="00F11CCE"/>
    <w:rsid w:val="00F225F4"/>
    <w:rsid w:val="00F22A99"/>
    <w:rsid w:val="00F258AE"/>
    <w:rsid w:val="00F275D8"/>
    <w:rsid w:val="00F31CD3"/>
    <w:rsid w:val="00F322FC"/>
    <w:rsid w:val="00F34665"/>
    <w:rsid w:val="00F367D9"/>
    <w:rsid w:val="00F374A4"/>
    <w:rsid w:val="00F424D5"/>
    <w:rsid w:val="00F46FCF"/>
    <w:rsid w:val="00F47A3F"/>
    <w:rsid w:val="00F50D92"/>
    <w:rsid w:val="00F525D5"/>
    <w:rsid w:val="00F53ADF"/>
    <w:rsid w:val="00F54773"/>
    <w:rsid w:val="00F625FF"/>
    <w:rsid w:val="00F64A2F"/>
    <w:rsid w:val="00F672C7"/>
    <w:rsid w:val="00F67D7A"/>
    <w:rsid w:val="00F83636"/>
    <w:rsid w:val="00F87523"/>
    <w:rsid w:val="00F95DE0"/>
    <w:rsid w:val="00F97F73"/>
    <w:rsid w:val="00FA1A53"/>
    <w:rsid w:val="00FA6F8E"/>
    <w:rsid w:val="00FA7309"/>
    <w:rsid w:val="00FB41FE"/>
    <w:rsid w:val="00FB69F8"/>
    <w:rsid w:val="00FC40B0"/>
    <w:rsid w:val="00FC6185"/>
    <w:rsid w:val="00FC7271"/>
    <w:rsid w:val="00FD0B46"/>
    <w:rsid w:val="00FD343A"/>
    <w:rsid w:val="00FE04A6"/>
    <w:rsid w:val="00FE280E"/>
    <w:rsid w:val="00FE69ED"/>
    <w:rsid w:val="00FF135A"/>
    <w:rsid w:val="00FF25FD"/>
    <w:rsid w:val="00FF2739"/>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image" Target="media/image2.tmp"/><Relationship Id="rId11" Type="http://schemas.openxmlformats.org/officeDocument/2006/relationships/image" Target="media/image3.tmp"/><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package" Target="embeddings/Microsoft_Excel_Sheet1.xlsx"/><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527B1F18-36A2-0E4A-BF5D-A238D05F3EAC}" type="presOf" srcId="{DDE821B0-F99B-4243-A1E7-0DFD5BBD6D69}" destId="{F4BEE48F-D28B-4956-8617-8476F1B79D2C}" srcOrd="0" destOrd="0" presId="urn:microsoft.com/office/officeart/2005/8/layout/chevron1"/>
    <dgm:cxn modelId="{EDEFD373-4B80-4DBF-B6BF-BA069E0E249D}" srcId="{D1D47481-EA1D-483B-8171-2B71079DABB8}" destId="{97F344F1-C8EF-47CF-B36C-A40ADE31CAD7}" srcOrd="0" destOrd="0" parTransId="{F020B756-A7D8-4F1F-AA74-B9D73A4DA34A}" sibTransId="{8BC92B1A-E8A3-41A5-8990-898D07E267B0}"/>
    <dgm:cxn modelId="{7A1E887D-EE7F-A841-BCC6-5EE3E74556FA}" type="presOf" srcId="{D1D47481-EA1D-483B-8171-2B71079DABB8}" destId="{1380403C-F676-4526-B075-3246449ACEB6}"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BCAA4E14-037D-0D4E-8AC1-F3701D1C57BC}" type="presOf" srcId="{97F344F1-C8EF-47CF-B36C-A40ADE31CAD7}" destId="{5E3C18D0-EE80-4876-9D74-712A70BF21B2}" srcOrd="0" destOrd="0" presId="urn:microsoft.com/office/officeart/2005/8/layout/chevron1"/>
    <dgm:cxn modelId="{F258766E-2FEF-2246-93E8-C511099F68EE}" type="presOf" srcId="{7AB30BD9-F5D5-4B40-A673-5FDCDF3AC60E}" destId="{1F0A64A0-C811-4719-BDB0-0F5D31CB5C0D}" srcOrd="0" destOrd="0" presId="urn:microsoft.com/office/officeart/2005/8/layout/chevron1"/>
    <dgm:cxn modelId="{313A21A3-7B05-5D48-AD75-A5332D917FD1}" type="presParOf" srcId="{1380403C-F676-4526-B075-3246449ACEB6}" destId="{5E3C18D0-EE80-4876-9D74-712A70BF21B2}" srcOrd="0" destOrd="0" presId="urn:microsoft.com/office/officeart/2005/8/layout/chevron1"/>
    <dgm:cxn modelId="{9DA8C12E-B956-E044-BEB7-0D48BED04359}" type="presParOf" srcId="{1380403C-F676-4526-B075-3246449ACEB6}" destId="{DDC1B03F-CCB8-4747-8876-8E88FACB0049}" srcOrd="1" destOrd="0" presId="urn:microsoft.com/office/officeart/2005/8/layout/chevron1"/>
    <dgm:cxn modelId="{2A0EA508-46D0-5240-A4B3-9116DB89E63A}" type="presParOf" srcId="{1380403C-F676-4526-B075-3246449ACEB6}" destId="{F4BEE48F-D28B-4956-8617-8476F1B79D2C}" srcOrd="2" destOrd="0" presId="urn:microsoft.com/office/officeart/2005/8/layout/chevron1"/>
    <dgm:cxn modelId="{6C415F51-EE5C-EB4C-A9F5-A1B82E151A50}" type="presParOf" srcId="{1380403C-F676-4526-B075-3246449ACEB6}" destId="{1DD6EB0B-0E72-4427-838E-6CCC52877FF5}" srcOrd="3" destOrd="0" presId="urn:microsoft.com/office/officeart/2005/8/layout/chevron1"/>
    <dgm:cxn modelId="{C029AA7A-27DB-324B-B8F1-281CD05ECB1B}"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26</Pages>
  <Words>14215</Words>
  <Characters>81027</Characters>
  <Application>Microsoft Macintosh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95052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59</cp:revision>
  <cp:lastPrinted>2017-01-26T20:15:00Z</cp:lastPrinted>
  <dcterms:created xsi:type="dcterms:W3CDTF">2017-02-03T04:14:00Z</dcterms:created>
  <dcterms:modified xsi:type="dcterms:W3CDTF">2017-02-03T07:29:00Z</dcterms:modified>
</cp:coreProperties>
</file>